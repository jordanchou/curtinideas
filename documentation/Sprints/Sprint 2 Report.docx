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 XYZ</w:t>
      </w:r>
    </w:p>
    <w:p w14:paraId="2563B99B" w14:textId="35243FC8" w:rsidR="00671389" w:rsidRDefault="007F70F1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2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1620870B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8758B5">
        <w:rPr>
          <w:rFonts w:asciiTheme="majorHAnsi" w:hAnsiTheme="majorHAnsi" w:cs="Calibri"/>
          <w:sz w:val="32"/>
          <w:szCs w:val="32"/>
        </w:rPr>
        <w:t>21</w:t>
      </w:r>
      <w:r w:rsidR="00887850">
        <w:rPr>
          <w:rFonts w:asciiTheme="majorHAnsi" w:hAnsiTheme="majorHAnsi" w:cs="Calibri"/>
          <w:sz w:val="32"/>
          <w:szCs w:val="32"/>
        </w:rPr>
        <w:t>/03/2016 – 12</w:t>
      </w:r>
      <w:r w:rsidR="00D07F08">
        <w:rPr>
          <w:rFonts w:asciiTheme="majorHAnsi" w:hAnsiTheme="majorHAnsi" w:cs="Calibri"/>
          <w:sz w:val="32"/>
          <w:szCs w:val="32"/>
        </w:rPr>
        <w:t>/04</w:t>
      </w:r>
      <w:r w:rsidR="00242CBF" w:rsidRPr="00B13AFC">
        <w:rPr>
          <w:rFonts w:asciiTheme="majorHAnsi" w:hAnsiTheme="majorHAnsi" w:cs="Calibri"/>
          <w:sz w:val="32"/>
          <w:szCs w:val="32"/>
        </w:rPr>
        <w:t>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Brendan Lally – 18407220</w:t>
      </w:r>
    </w:p>
    <w:p w14:paraId="2A5CAA72" w14:textId="400F8E9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</w:t>
      </w:r>
      <w:r w:rsidR="009F68A1">
        <w:rPr>
          <w:rFonts w:ascii="Calibri" w:hAnsi="Calibri"/>
          <w:sz w:val="32"/>
          <w:szCs w:val="32"/>
        </w:rPr>
        <w:t>r</w:t>
      </w:r>
      <w:del w:id="0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r</w:delText>
        </w:r>
      </w:del>
      <w:r w:rsidR="00364717" w:rsidRPr="00B13AFC">
        <w:rPr>
          <w:rFonts w:ascii="Calibri" w:hAnsi="Calibri"/>
          <w:sz w:val="32"/>
          <w:szCs w:val="32"/>
        </w:rPr>
        <w:t>o</w:t>
      </w:r>
      <w:r w:rsidR="009F68A1">
        <w:rPr>
          <w:rFonts w:ascii="Calibri" w:hAnsi="Calibri"/>
          <w:sz w:val="32"/>
          <w:szCs w:val="32"/>
        </w:rPr>
        <w:t>w</w:t>
      </w:r>
      <w:del w:id="1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w</w:delText>
        </w:r>
      </w:del>
      <w:r w:rsidR="00364717" w:rsidRPr="00B13AFC">
        <w:rPr>
          <w:rFonts w:ascii="Calibri" w:hAnsi="Calibri"/>
          <w:sz w:val="32"/>
          <w:szCs w:val="32"/>
        </w:rPr>
        <w:t>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9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785A8F69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</w:t>
      </w:r>
      <w:r w:rsidR="00F9413F">
        <w:rPr>
          <w:rFonts w:asciiTheme="majorHAnsi" w:hAnsiTheme="majorHAnsi"/>
        </w:rPr>
        <w:t>ected for completion in Sprint 2</w:t>
      </w:r>
      <w:r w:rsidRPr="000A1F1E">
        <w:rPr>
          <w:rFonts w:asciiTheme="majorHAnsi" w:hAnsiTheme="majorHAnsi"/>
        </w:rPr>
        <w:t>.</w:t>
      </w:r>
    </w:p>
    <w:tbl>
      <w:tblPr>
        <w:tblStyle w:val="MediumShading1-Accent1"/>
        <w:tblpPr w:leftFromText="180" w:rightFromText="180" w:vertAnchor="text" w:horzAnchor="page" w:tblpXSpec="center" w:tblpY="196"/>
        <w:tblW w:w="10929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12"/>
        <w:gridCol w:w="6343"/>
        <w:gridCol w:w="1370"/>
        <w:gridCol w:w="1404"/>
      </w:tblGrid>
      <w:tr w:rsidR="00EF52F2" w14:paraId="08590A94" w14:textId="77777777" w:rsidTr="00552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43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70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4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A8A8A51" w14:textId="4ACBA30A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43" w:type="dxa"/>
            <w:vAlign w:val="center"/>
          </w:tcPr>
          <w:p w14:paraId="5AF79812" w14:textId="77B2FDA8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70" w:type="dxa"/>
            <w:vAlign w:val="center"/>
          </w:tcPr>
          <w:p w14:paraId="6791CF3E" w14:textId="1C36DA6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5FC85C28" w14:textId="48AD94D9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07AA1AF" w14:textId="013A87E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43" w:type="dxa"/>
            <w:vAlign w:val="center"/>
          </w:tcPr>
          <w:p w14:paraId="6A12A564" w14:textId="091EFF5A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remove submissions so that I can remove inappropriate submissions.</w:t>
            </w:r>
          </w:p>
        </w:tc>
        <w:tc>
          <w:tcPr>
            <w:tcW w:w="1370" w:type="dxa"/>
            <w:vAlign w:val="center"/>
          </w:tcPr>
          <w:p w14:paraId="685FE43D" w14:textId="7F6491B4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41C3DC1D" w14:textId="46342E82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597A6FE4" w14:textId="3D7D925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43" w:type="dxa"/>
            <w:vAlign w:val="center"/>
          </w:tcPr>
          <w:p w14:paraId="6E4EA0F9" w14:textId="0536D439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edit submissions so that I can remove offensive language.</w:t>
            </w:r>
          </w:p>
        </w:tc>
        <w:tc>
          <w:tcPr>
            <w:tcW w:w="1370" w:type="dxa"/>
            <w:vAlign w:val="center"/>
          </w:tcPr>
          <w:p w14:paraId="59825383" w14:textId="503697C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77CAA785" w14:textId="721CAB6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D9BF922" w14:textId="15652959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43" w:type="dxa"/>
            <w:vAlign w:val="center"/>
          </w:tcPr>
          <w:p w14:paraId="2F66A2A8" w14:textId="0427E23D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</w:t>
            </w:r>
            <w:r w:rsidR="009D6FE9" w:rsidRPr="00160548">
              <w:rPr>
                <w:rFonts w:asciiTheme="majorHAnsi" w:hAnsiTheme="majorHAnsi"/>
              </w:rPr>
              <w:t xml:space="preserve"> User, I want to access user profiles so that I can view a specific user’s details.</w:t>
            </w:r>
          </w:p>
        </w:tc>
        <w:tc>
          <w:tcPr>
            <w:tcW w:w="1370" w:type="dxa"/>
            <w:vAlign w:val="center"/>
          </w:tcPr>
          <w:p w14:paraId="0F7AE3CC" w14:textId="5968C092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Account</w:t>
            </w:r>
          </w:p>
        </w:tc>
        <w:tc>
          <w:tcPr>
            <w:tcW w:w="1404" w:type="dxa"/>
            <w:vAlign w:val="center"/>
          </w:tcPr>
          <w:p w14:paraId="7881B7A3" w14:textId="5AE91DB9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0AC232C7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B9C28D7" w14:textId="64EFEA4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43" w:type="dxa"/>
            <w:vAlign w:val="center"/>
          </w:tcPr>
          <w:p w14:paraId="4D9233CA" w14:textId="5975A0E4" w:rsidR="00EF52F2" w:rsidRPr="00160548" w:rsidRDefault="008C49E9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 User, I want to post a submissions so that I can put my idea on the platform.</w:t>
            </w:r>
          </w:p>
        </w:tc>
        <w:tc>
          <w:tcPr>
            <w:tcW w:w="1370" w:type="dxa"/>
            <w:vAlign w:val="center"/>
          </w:tcPr>
          <w:p w14:paraId="7CD99CA1" w14:textId="469A4D6E" w:rsidR="00EF52F2" w:rsidRPr="00160548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435ABAEF" w14:textId="3C261CA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0788333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73ADD5FB" w14:textId="62FCD4A1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43" w:type="dxa"/>
            <w:vAlign w:val="center"/>
          </w:tcPr>
          <w:p w14:paraId="7EA12EC7" w14:textId="10AA1E4D" w:rsidR="00EF52F2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edit my submissions so that I can fix spelling errors.</w:t>
            </w:r>
          </w:p>
        </w:tc>
        <w:tc>
          <w:tcPr>
            <w:tcW w:w="1370" w:type="dxa"/>
            <w:vAlign w:val="center"/>
          </w:tcPr>
          <w:p w14:paraId="088C76BE" w14:textId="22362EA5" w:rsidR="00EF52F2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0FB4009D" w14:textId="1D25C900" w:rsidR="00EF52F2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4DBDC18E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253A744" w14:textId="18760EF7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43" w:type="dxa"/>
            <w:vAlign w:val="center"/>
          </w:tcPr>
          <w:p w14:paraId="6D052DDA" w14:textId="695930C9" w:rsidR="00EF52F2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delete my submission so that that I can remove my idea from the platform.</w:t>
            </w:r>
          </w:p>
        </w:tc>
        <w:tc>
          <w:tcPr>
            <w:tcW w:w="1370" w:type="dxa"/>
            <w:vAlign w:val="center"/>
          </w:tcPr>
          <w:p w14:paraId="7ABCFA5B" w14:textId="13A8419E" w:rsidR="00EF52F2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EDD6022" w14:textId="1BC3FC2A" w:rsidR="00EF52F2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DD00D0" w14:paraId="27F4B54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23241E01" w14:textId="67347BAF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8</w:t>
            </w:r>
          </w:p>
        </w:tc>
        <w:tc>
          <w:tcPr>
            <w:tcW w:w="6343" w:type="dxa"/>
            <w:vAlign w:val="center"/>
          </w:tcPr>
          <w:p w14:paraId="3B9FC0BD" w14:textId="1DB16D6E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images to my submissions so that I can show relevant images to my idea.</w:t>
            </w:r>
          </w:p>
        </w:tc>
        <w:tc>
          <w:tcPr>
            <w:tcW w:w="1370" w:type="dxa"/>
            <w:vAlign w:val="center"/>
          </w:tcPr>
          <w:p w14:paraId="7AB1EB39" w14:textId="38E9FD6D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1699DE60" w14:textId="75F32571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397DB84A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4D264502" w14:textId="6379D48B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9</w:t>
            </w:r>
          </w:p>
        </w:tc>
        <w:tc>
          <w:tcPr>
            <w:tcW w:w="6343" w:type="dxa"/>
            <w:vAlign w:val="center"/>
          </w:tcPr>
          <w:p w14:paraId="50324ECB" w14:textId="3ABFE9B5" w:rsidR="00DD00D0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videos to my submissions so that I can can show relevant videos to my idea.</w:t>
            </w:r>
          </w:p>
        </w:tc>
        <w:tc>
          <w:tcPr>
            <w:tcW w:w="1370" w:type="dxa"/>
            <w:vAlign w:val="center"/>
          </w:tcPr>
          <w:p w14:paraId="35059F42" w14:textId="03AC0CD4" w:rsidR="00DD00D0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3BB74D4" w14:textId="0BF04642" w:rsidR="00DD00D0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72D4C272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D6953F2" w14:textId="53DBCEE2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10</w:t>
            </w:r>
          </w:p>
        </w:tc>
        <w:tc>
          <w:tcPr>
            <w:tcW w:w="6343" w:type="dxa"/>
            <w:vAlign w:val="center"/>
          </w:tcPr>
          <w:p w14:paraId="6CC629DA" w14:textId="19531C60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view existin</w:t>
            </w:r>
            <w:r w:rsidR="007E3D7E">
              <w:rPr>
                <w:rFonts w:asciiTheme="majorHAnsi" w:hAnsiTheme="majorHAnsi"/>
              </w:rPr>
              <w:t>g submissions so that I can see</w:t>
            </w:r>
            <w:r>
              <w:rPr>
                <w:rFonts w:asciiTheme="majorHAnsi" w:hAnsiTheme="majorHAnsi"/>
              </w:rPr>
              <w:t xml:space="preserve"> all past submissions posted.</w:t>
            </w:r>
          </w:p>
        </w:tc>
        <w:tc>
          <w:tcPr>
            <w:tcW w:w="1370" w:type="dxa"/>
            <w:vAlign w:val="center"/>
          </w:tcPr>
          <w:p w14:paraId="09408037" w14:textId="7A74C667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Viewing Submission</w:t>
            </w:r>
          </w:p>
        </w:tc>
        <w:tc>
          <w:tcPr>
            <w:tcW w:w="1404" w:type="dxa"/>
            <w:vAlign w:val="center"/>
          </w:tcPr>
          <w:p w14:paraId="0A8386BD" w14:textId="50E82C2A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</w:tbl>
    <w:p w14:paraId="7034C9E4" w14:textId="77777777" w:rsidR="00160548" w:rsidRDefault="00160548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Sprint Goal:</w:t>
      </w:r>
    </w:p>
    <w:p w14:paraId="48D2F59A" w14:textId="77777777" w:rsidR="00671F9C" w:rsidRDefault="00671F9C" w:rsidP="008C32E6">
      <w:pPr>
        <w:rPr>
          <w:rFonts w:asciiTheme="majorHAnsi" w:hAnsiTheme="majorHAnsi"/>
          <w:sz w:val="20"/>
          <w:szCs w:val="20"/>
        </w:rPr>
      </w:pPr>
    </w:p>
    <w:p w14:paraId="6B689E00" w14:textId="4AA3675C" w:rsidR="001F4E7E" w:rsidRDefault="00421176" w:rsidP="005C55FF">
      <w:pPr>
        <w:jc w:val="both"/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1F4E7E">
        <w:rPr>
          <w:rFonts w:asciiTheme="majorHAnsi" w:hAnsiTheme="majorHAnsi"/>
          <w:szCs w:val="28"/>
        </w:rPr>
        <w:t>goal of Sprint 2 was to implement the submissions side of the platform</w:t>
      </w:r>
      <w:r w:rsidR="00E7009B">
        <w:rPr>
          <w:rFonts w:asciiTheme="majorHAnsi" w:hAnsiTheme="majorHAnsi"/>
          <w:szCs w:val="28"/>
        </w:rPr>
        <w:t xml:space="preserve"> and refine the user interface</w:t>
      </w:r>
      <w:r w:rsidR="001F4E7E">
        <w:rPr>
          <w:rFonts w:asciiTheme="majorHAnsi" w:hAnsiTheme="majorHAnsi"/>
          <w:szCs w:val="28"/>
        </w:rPr>
        <w:t>.</w:t>
      </w:r>
      <w:r w:rsidR="0069291D">
        <w:rPr>
          <w:rFonts w:asciiTheme="majorHAnsi" w:hAnsiTheme="majorHAnsi"/>
          <w:szCs w:val="28"/>
        </w:rPr>
        <w:t xml:space="preserve"> By the end of the sprint, both users and admins should be able to post, edit and</w:t>
      </w:r>
      <w:r w:rsidR="00E7009B">
        <w:rPr>
          <w:rFonts w:asciiTheme="majorHAnsi" w:hAnsiTheme="majorHAnsi"/>
          <w:szCs w:val="28"/>
        </w:rPr>
        <w:t xml:space="preserve"> </w:t>
      </w:r>
      <w:r w:rsidR="00346EBD">
        <w:rPr>
          <w:rFonts w:asciiTheme="majorHAnsi" w:hAnsiTheme="majorHAnsi"/>
          <w:szCs w:val="28"/>
        </w:rPr>
        <w:t>remove appropriate submissions. Submissions should allow</w:t>
      </w:r>
      <w:r w:rsidR="00C70933">
        <w:rPr>
          <w:rFonts w:asciiTheme="majorHAnsi" w:hAnsiTheme="majorHAnsi"/>
          <w:szCs w:val="28"/>
        </w:rPr>
        <w:t xml:space="preserve"> entry of</w:t>
      </w:r>
      <w:r w:rsidR="00346EBD">
        <w:rPr>
          <w:rFonts w:asciiTheme="majorHAnsi" w:hAnsiTheme="majorHAnsi"/>
          <w:szCs w:val="28"/>
        </w:rPr>
        <w:t xml:space="preserve"> text, as well as </w:t>
      </w:r>
      <w:r w:rsidR="00C70933">
        <w:rPr>
          <w:rFonts w:asciiTheme="majorHAnsi" w:hAnsiTheme="majorHAnsi"/>
          <w:szCs w:val="28"/>
        </w:rPr>
        <w:t xml:space="preserve">both </w:t>
      </w:r>
      <w:r w:rsidR="00346EBD">
        <w:rPr>
          <w:rFonts w:asciiTheme="majorHAnsi" w:hAnsiTheme="majorHAnsi"/>
          <w:szCs w:val="28"/>
        </w:rPr>
        <w:t>images and videos.</w:t>
      </w:r>
      <w:r w:rsidR="00FC7EE4">
        <w:rPr>
          <w:rFonts w:asciiTheme="majorHAnsi" w:hAnsiTheme="majorHAnsi"/>
          <w:szCs w:val="28"/>
        </w:rPr>
        <w:t xml:space="preserve"> Users should also be able to view other user’s profiles.</w:t>
      </w:r>
      <w:r w:rsidR="00844034">
        <w:rPr>
          <w:rFonts w:asciiTheme="majorHAnsi" w:hAnsiTheme="majorHAnsi"/>
          <w:szCs w:val="28"/>
        </w:rPr>
        <w:t xml:space="preserve"> Eight of our user stories for this sprint focus on submissions, with two others relating to other </w:t>
      </w:r>
      <w:r w:rsidR="009B4755">
        <w:rPr>
          <w:rFonts w:asciiTheme="majorHAnsi" w:hAnsiTheme="majorHAnsi"/>
          <w:szCs w:val="28"/>
        </w:rPr>
        <w:t>miscellaneous</w:t>
      </w:r>
      <w:r w:rsidR="0093471B">
        <w:rPr>
          <w:rFonts w:asciiTheme="majorHAnsi" w:hAnsiTheme="majorHAnsi"/>
          <w:szCs w:val="28"/>
        </w:rPr>
        <w:t xml:space="preserve"> tasks. Submissions are the central pillar of the overall project and consequently, it is crucial they are implemented </w:t>
      </w:r>
      <w:ins w:id="2" w:author="Jordan Chou" w:date="2016-04-10T17:28:00Z">
        <w:r w:rsidR="003A1DFF" w:rsidRPr="009418AF">
          <w:rPr>
            <w:rFonts w:asciiTheme="majorHAnsi" w:hAnsiTheme="majorHAnsi"/>
            <w:szCs w:val="28"/>
          </w:rPr>
          <w:t>correctly</w:t>
        </w:r>
      </w:ins>
      <w:del w:id="3" w:author="Jordan Chou" w:date="2016-04-10T17:28:00Z">
        <w:r w:rsidR="0093471B">
          <w:rPr>
            <w:rFonts w:asciiTheme="majorHAnsi" w:hAnsiTheme="majorHAnsi"/>
            <w:szCs w:val="28"/>
          </w:rPr>
          <w:delText>effectively</w:delText>
        </w:r>
      </w:del>
      <w:r w:rsidR="0093471B">
        <w:rPr>
          <w:rFonts w:asciiTheme="majorHAnsi" w:hAnsiTheme="majorHAnsi"/>
          <w:szCs w:val="28"/>
        </w:rPr>
        <w:t xml:space="preserve">. </w:t>
      </w:r>
    </w:p>
    <w:p w14:paraId="188EE199" w14:textId="77777777" w:rsidR="00421176" w:rsidRPr="00220815" w:rsidRDefault="00421176" w:rsidP="00B5574E">
      <w:pPr>
        <w:rPr>
          <w:rFonts w:asciiTheme="majorHAnsi" w:hAnsiTheme="majorHAnsi"/>
          <w:sz w:val="32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68664A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B9C9CA6" w14:textId="0D0F27A1" w:rsidR="00400519" w:rsidRDefault="00400519" w:rsidP="005C55FF">
      <w:pPr>
        <w:jc w:val="both"/>
        <w:rPr>
          <w:rFonts w:asciiTheme="majorHAnsi" w:hAnsiTheme="majorHAnsi" w:cs="Calibri"/>
          <w:bCs/>
        </w:rPr>
      </w:pPr>
      <w:r w:rsidRPr="00FE2A29">
        <w:rPr>
          <w:rFonts w:asciiTheme="majorHAnsi" w:hAnsiTheme="majorHAnsi" w:cs="Calibri"/>
          <w:bCs/>
          <w:szCs w:val="28"/>
        </w:rPr>
        <w:t xml:space="preserve">The user stories for the sprint were broken down into simpler high-level task units. </w:t>
      </w:r>
      <w:r w:rsidRPr="0090021A">
        <w:rPr>
          <w:rFonts w:asciiTheme="majorHAnsi" w:hAnsiTheme="majorHAnsi" w:cs="Calibri"/>
          <w:bCs/>
        </w:rPr>
        <w:t>These tasks must be finished before the user stories can be reviewed, accepted and completed:</w:t>
      </w:r>
    </w:p>
    <w:p w14:paraId="196FFB4C" w14:textId="77777777" w:rsidR="00932863" w:rsidRDefault="00932863" w:rsidP="00400519">
      <w:pPr>
        <w:rPr>
          <w:rFonts w:asciiTheme="majorHAnsi" w:hAnsiTheme="majorHAnsi" w:cs="Calibri"/>
          <w:bCs/>
        </w:rPr>
      </w:pPr>
    </w:p>
    <w:p w14:paraId="3E922B29" w14:textId="093A84C8" w:rsidR="007A484A" w:rsidRPr="007A484A" w:rsidRDefault="007A484A" w:rsidP="00400519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Host website via pythonanywhere.com</w:t>
      </w:r>
    </w:p>
    <w:p w14:paraId="79C11274" w14:textId="5652A226" w:rsidR="00B113D8" w:rsidRPr="009418AF" w:rsidRDefault="00470CA0" w:rsidP="00642835">
      <w:pPr>
        <w:pStyle w:val="ListParagraph"/>
        <w:numPr>
          <w:ilvl w:val="0"/>
          <w:numId w:val="18"/>
        </w:numPr>
        <w:rPr>
          <w:ins w:id="4" w:author="Jordan Chou" w:date="2016-04-10T17:28:00Z"/>
          <w:rFonts w:asciiTheme="majorHAnsi" w:hAnsiTheme="majorHAnsi"/>
        </w:rPr>
      </w:pPr>
      <w:ins w:id="5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6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model</w:t>
      </w:r>
    </w:p>
    <w:p w14:paraId="7EEDEAC4" w14:textId="5A0A6513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7" w:author="Jordan Chou" w:date="2016-04-10T17:28:00Z"/>
          <w:rFonts w:asciiTheme="majorHAnsi" w:hAnsiTheme="majorHAnsi"/>
        </w:rPr>
      </w:pPr>
      <w:ins w:id="8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9" w:author="Jordan Chou" w:date="2016-04-10T17:28:00Z">
        <w:r w:rsidRPr="009418AF">
          <w:rPr>
            <w:rFonts w:asciiTheme="majorHAnsi" w:hAnsiTheme="majorHAnsi"/>
          </w:rPr>
          <w:t>ubmission list page</w:t>
        </w:r>
      </w:ins>
    </w:p>
    <w:p w14:paraId="08546083" w14:textId="0F9FCBBC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10" w:author="Jordan Chou" w:date="2016-04-10T17:28:00Z"/>
          <w:rFonts w:asciiTheme="majorHAnsi" w:hAnsiTheme="majorHAnsi"/>
        </w:rPr>
      </w:pPr>
      <w:ins w:id="11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12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form</w:t>
      </w:r>
    </w:p>
    <w:p w14:paraId="441E9F69" w14:textId="65BC6ADA" w:rsidR="00B113D8" w:rsidRDefault="00204BBC" w:rsidP="00642835">
      <w:pPr>
        <w:pStyle w:val="ListParagraph"/>
        <w:numPr>
          <w:ilvl w:val="0"/>
          <w:numId w:val="18"/>
        </w:numPr>
        <w:rPr>
          <w:del w:id="13" w:author="Jordan Chou" w:date="2016-04-10T17:28:00Z"/>
          <w:rFonts w:asciiTheme="majorHAnsi" w:hAnsiTheme="majorHAnsi"/>
        </w:rPr>
      </w:pPr>
      <w:del w:id="14" w:author="Jordan Chou" w:date="2016-04-10T17:28:00Z">
        <w:r>
          <w:rPr>
            <w:rFonts w:asciiTheme="majorHAnsi" w:hAnsiTheme="majorHAnsi"/>
          </w:rPr>
          <w:delText xml:space="preserve">Create submission model </w:delText>
        </w:r>
      </w:del>
    </w:p>
    <w:p w14:paraId="7FB5E071" w14:textId="7F705DA3" w:rsidR="00204BBC" w:rsidRDefault="00204BBC" w:rsidP="00642835">
      <w:pPr>
        <w:pStyle w:val="ListParagraph"/>
        <w:numPr>
          <w:ilvl w:val="0"/>
          <w:numId w:val="18"/>
        </w:numPr>
        <w:rPr>
          <w:del w:id="15" w:author="Jordan Chou" w:date="2016-04-10T17:28:00Z"/>
          <w:rFonts w:asciiTheme="majorHAnsi" w:hAnsiTheme="majorHAnsi"/>
        </w:rPr>
      </w:pPr>
      <w:del w:id="16" w:author="Jordan Chou" w:date="2016-04-10T17:28:00Z">
        <w:r>
          <w:rPr>
            <w:rFonts w:asciiTheme="majorHAnsi" w:hAnsiTheme="majorHAnsi"/>
          </w:rPr>
          <w:delText>Create submission form</w:delText>
        </w:r>
      </w:del>
    </w:p>
    <w:p w14:paraId="37A6A2FF" w14:textId="6AD70EDC" w:rsidR="00470CA0" w:rsidRDefault="00204BBC" w:rsidP="00642835">
      <w:pPr>
        <w:pStyle w:val="ListParagraph"/>
        <w:numPr>
          <w:ilvl w:val="0"/>
          <w:numId w:val="18"/>
        </w:numPr>
        <w:rPr>
          <w:del w:id="17" w:author="Jordan Chou" w:date="2016-04-10T17:28:00Z"/>
          <w:rFonts w:asciiTheme="majorHAnsi" w:hAnsiTheme="majorHAnsi"/>
        </w:rPr>
      </w:pPr>
      <w:del w:id="18" w:author="Jordan Chou" w:date="2016-04-10T17:28:00Z">
        <w:r>
          <w:rPr>
            <w:rFonts w:asciiTheme="majorHAnsi" w:hAnsiTheme="majorHAnsi"/>
          </w:rPr>
          <w:delText>Create s</w:delText>
        </w:r>
        <w:r w:rsidR="00470CA0">
          <w:rPr>
            <w:rFonts w:asciiTheme="majorHAnsi" w:hAnsiTheme="majorHAnsi"/>
          </w:rPr>
          <w:delText>ubmission list page</w:delText>
        </w:r>
      </w:del>
    </w:p>
    <w:p w14:paraId="3DC9513B" w14:textId="2432068B" w:rsidR="00EE139C" w:rsidRDefault="00EE139C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Modify user accounts backend to include submissions</w:t>
      </w:r>
    </w:p>
    <w:p w14:paraId="250495DE" w14:textId="705EB68C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Design user profiles template</w:t>
      </w:r>
    </w:p>
    <w:p w14:paraId="3BF63BBE" w14:textId="6EB576FA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delete button to submissions list</w:t>
      </w:r>
    </w:p>
    <w:p w14:paraId="7C8E007B" w14:textId="653AC03D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edit button to submissions list</w:t>
      </w:r>
    </w:p>
    <w:p w14:paraId="19EDDDB2" w14:textId="1ABA1484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remove submission from backend</w:t>
      </w:r>
    </w:p>
    <w:p w14:paraId="47080BD0" w14:textId="44DFC54C" w:rsidR="007A484A" w:rsidRPr="007A484A" w:rsidRDefault="002E542B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edit sub</w:t>
      </w:r>
      <w:r w:rsidR="007A484A">
        <w:rPr>
          <w:rFonts w:asciiTheme="majorHAnsi" w:hAnsiTheme="majorHAnsi"/>
        </w:rPr>
        <w:t>mission in backend</w:t>
      </w:r>
    </w:p>
    <w:p w14:paraId="383B021B" w14:textId="2349E0B1" w:rsidR="0053412E" w:rsidRDefault="0053412E" w:rsidP="00642835">
      <w:pPr>
        <w:pStyle w:val="ListParagraph"/>
        <w:numPr>
          <w:ilvl w:val="0"/>
          <w:numId w:val="18"/>
        </w:numPr>
        <w:rPr>
          <w:del w:id="19" w:author="Jordan Chou" w:date="2016-04-10T17:28:00Z"/>
          <w:rFonts w:asciiTheme="majorHAnsi" w:hAnsiTheme="majorHAnsi"/>
        </w:rPr>
      </w:pPr>
      <w:del w:id="20" w:author="Jordan Chou" w:date="2016-04-10T17:28:00Z">
        <w:r>
          <w:rPr>
            <w:rFonts w:asciiTheme="majorHAnsi" w:hAnsiTheme="majorHAnsi"/>
          </w:rPr>
          <w:delText>Design user profile template</w:delText>
        </w:r>
      </w:del>
    </w:p>
    <w:p w14:paraId="4ACC8652" w14:textId="643DA52A" w:rsidR="0053412E" w:rsidRDefault="0053412E" w:rsidP="00642835">
      <w:pPr>
        <w:pStyle w:val="ListParagraph"/>
        <w:numPr>
          <w:ilvl w:val="0"/>
          <w:numId w:val="18"/>
        </w:numPr>
        <w:rPr>
          <w:del w:id="21" w:author="Jordan Chou" w:date="2016-04-10T17:28:00Z"/>
          <w:rFonts w:asciiTheme="majorHAnsi" w:hAnsiTheme="majorHAnsi"/>
        </w:rPr>
      </w:pPr>
      <w:del w:id="22" w:author="Jordan Chou" w:date="2016-04-10T17:28:00Z">
        <w:r>
          <w:rPr>
            <w:rFonts w:asciiTheme="majorHAnsi" w:hAnsiTheme="majorHAnsi"/>
          </w:rPr>
          <w:delText>Link user profile template to back end Users database</w:delText>
        </w:r>
      </w:del>
    </w:p>
    <w:p w14:paraId="2BF6254F" w14:textId="73D9534E" w:rsidR="0053412E" w:rsidRDefault="0053412E" w:rsidP="00642835">
      <w:pPr>
        <w:pStyle w:val="ListParagraph"/>
        <w:numPr>
          <w:ilvl w:val="0"/>
          <w:numId w:val="18"/>
        </w:numPr>
        <w:rPr>
          <w:del w:id="23" w:author="Jordan Chou" w:date="2016-04-10T17:28:00Z"/>
          <w:rFonts w:asciiTheme="majorHAnsi" w:hAnsiTheme="majorHAnsi"/>
        </w:rPr>
      </w:pPr>
      <w:del w:id="24" w:author="Jordan Chou" w:date="2016-04-10T17:28:00Z">
        <w:r>
          <w:rPr>
            <w:rFonts w:asciiTheme="majorHAnsi" w:hAnsiTheme="majorHAnsi"/>
          </w:rPr>
          <w:delText>Add delete button to submissions list</w:delText>
        </w:r>
      </w:del>
    </w:p>
    <w:p w14:paraId="6E9CE779" w14:textId="146910E9" w:rsidR="009400F2" w:rsidRDefault="009400F2" w:rsidP="00642835">
      <w:pPr>
        <w:pStyle w:val="ListParagraph"/>
        <w:numPr>
          <w:ilvl w:val="0"/>
          <w:numId w:val="18"/>
        </w:numPr>
        <w:rPr>
          <w:del w:id="25" w:author="Jordan Chou" w:date="2016-04-10T17:28:00Z"/>
          <w:rFonts w:asciiTheme="majorHAnsi" w:hAnsiTheme="majorHAnsi"/>
        </w:rPr>
      </w:pPr>
      <w:del w:id="26" w:author="Jordan Chou" w:date="2016-04-10T17:28:00Z">
        <w:r>
          <w:rPr>
            <w:rFonts w:asciiTheme="majorHAnsi" w:hAnsiTheme="majorHAnsi"/>
          </w:rPr>
          <w:delText>Add edit button to submissions list</w:delText>
        </w:r>
      </w:del>
    </w:p>
    <w:p w14:paraId="1D021481" w14:textId="06D5DFF5" w:rsidR="0053412E" w:rsidRDefault="00BD5F6B" w:rsidP="00642835">
      <w:pPr>
        <w:pStyle w:val="ListParagraph"/>
        <w:numPr>
          <w:ilvl w:val="0"/>
          <w:numId w:val="18"/>
        </w:numPr>
        <w:rPr>
          <w:del w:id="27" w:author="Jordan Chou" w:date="2016-04-10T17:28:00Z"/>
          <w:rFonts w:asciiTheme="majorHAnsi" w:hAnsiTheme="majorHAnsi"/>
        </w:rPr>
      </w:pPr>
      <w:del w:id="28" w:author="Jordan Chou" w:date="2016-04-10T17:28:00Z">
        <w:r>
          <w:rPr>
            <w:rFonts w:asciiTheme="majorHAnsi" w:hAnsiTheme="majorHAnsi"/>
          </w:rPr>
          <w:delText>Implement</w:delText>
        </w:r>
        <w:r w:rsidR="0053412E">
          <w:rPr>
            <w:rFonts w:asciiTheme="majorHAnsi" w:hAnsiTheme="majorHAnsi"/>
          </w:rPr>
          <w:delText xml:space="preserve"> method</w:delText>
        </w:r>
        <w:r w:rsidR="00993B3D">
          <w:rPr>
            <w:rFonts w:asciiTheme="majorHAnsi" w:hAnsiTheme="majorHAnsi"/>
          </w:rPr>
          <w:delText xml:space="preserve">s to remove submission from </w:delText>
        </w:r>
        <w:r w:rsidR="0053412E">
          <w:rPr>
            <w:rFonts w:asciiTheme="majorHAnsi" w:hAnsiTheme="majorHAnsi"/>
          </w:rPr>
          <w:delText>back end</w:delText>
        </w:r>
      </w:del>
    </w:p>
    <w:p w14:paraId="1DBA74B7" w14:textId="151C618E" w:rsidR="009400F2" w:rsidRPr="00EE139C" w:rsidRDefault="009400F2" w:rsidP="00642835">
      <w:pPr>
        <w:pStyle w:val="ListParagraph"/>
        <w:numPr>
          <w:ilvl w:val="0"/>
          <w:numId w:val="18"/>
        </w:numPr>
        <w:rPr>
          <w:del w:id="29" w:author="Jordan Chou" w:date="2016-04-10T17:28:00Z"/>
          <w:rFonts w:asciiTheme="majorHAnsi" w:hAnsiTheme="majorHAnsi"/>
        </w:rPr>
      </w:pPr>
      <w:del w:id="30" w:author="Jordan Chou" w:date="2016-04-10T17:28:00Z">
        <w:r>
          <w:rPr>
            <w:rFonts w:asciiTheme="majorHAnsi" w:hAnsiTheme="majorHAnsi"/>
          </w:rPr>
          <w:delText>Implement methods to edit submission in the back end</w:delText>
        </w:r>
      </w:del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Pr="0068664A" w:rsidRDefault="009C0A8D" w:rsidP="00B5574E">
      <w:pPr>
        <w:rPr>
          <w:rFonts w:asciiTheme="majorHAnsi" w:hAnsiTheme="majorHAnsi"/>
          <w:sz w:val="20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38371A9E" w:rsidR="00A67FAC" w:rsidRPr="00A67FAC" w:rsidRDefault="005A3CB5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Viewing Submissions</w:t>
            </w:r>
            <w:r w:rsidR="00897FC3">
              <w:rPr>
                <w:rFonts w:asciiTheme="majorHAnsi" w:hAnsiTheme="majorHAnsi"/>
                <w:szCs w:val="32"/>
              </w:rPr>
              <w:t>. (10).</w:t>
            </w:r>
          </w:p>
        </w:tc>
      </w:tr>
      <w:tr w:rsidR="00A67FAC" w14:paraId="0D4F4BEA" w14:textId="77777777" w:rsidTr="006150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bottom w:val="single" w:sz="8" w:space="0" w:color="7BA0CD" w:themeColor="accent1" w:themeTint="BF"/>
              <w:right w:val="none" w:sz="0" w:space="0" w:color="auto"/>
            </w:tcBorders>
            <w:vAlign w:val="center"/>
          </w:tcPr>
          <w:p w14:paraId="6BDFB527" w14:textId="72500D37" w:rsidR="00A67FAC" w:rsidRPr="00A67FAC" w:rsidRDefault="00B363F3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Adam </w:t>
            </w:r>
          </w:p>
        </w:tc>
        <w:tc>
          <w:tcPr>
            <w:tcW w:w="5547" w:type="dxa"/>
            <w:tcBorders>
              <w:left w:val="none" w:sz="0" w:space="0" w:color="auto"/>
              <w:bottom w:val="single" w:sz="8" w:space="0" w:color="7BA0CD" w:themeColor="accent1" w:themeTint="BF"/>
            </w:tcBorders>
            <w:vAlign w:val="center"/>
          </w:tcPr>
          <w:p w14:paraId="00358DFC" w14:textId="57AB3447" w:rsidR="00A67FAC" w:rsidRPr="00A67FAC" w:rsidRDefault="000C6B5B" w:rsidP="000C6B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300CA5">
              <w:rPr>
                <w:rFonts w:asciiTheme="majorHAnsi" w:hAnsiTheme="majorHAnsi"/>
                <w:szCs w:val="32"/>
              </w:rPr>
              <w:t xml:space="preserve"> Platform</w:t>
            </w:r>
            <w:r w:rsidR="00512770">
              <w:rPr>
                <w:rFonts w:asciiTheme="majorHAnsi" w:hAnsiTheme="majorHAnsi"/>
                <w:szCs w:val="32"/>
              </w:rPr>
              <w:t>. (1) (2) (3).</w:t>
            </w:r>
          </w:p>
        </w:tc>
      </w:tr>
      <w:tr w:rsidR="00B363F3" w14:paraId="4CF14EB4" w14:textId="77777777" w:rsidTr="00615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single" w:sz="8" w:space="0" w:color="7BA0CD" w:themeColor="accent1" w:themeTint="BF"/>
            </w:tcBorders>
            <w:vAlign w:val="center"/>
          </w:tcPr>
          <w:p w14:paraId="52DC8A48" w14:textId="7AB06AD1" w:rsidR="00B363F3" w:rsidRPr="00A67FAC" w:rsidRDefault="006150CC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Jordan</w:t>
            </w:r>
          </w:p>
        </w:tc>
        <w:tc>
          <w:tcPr>
            <w:tcW w:w="5547" w:type="dxa"/>
            <w:tcBorders>
              <w:left w:val="single" w:sz="8" w:space="0" w:color="7BA0CD" w:themeColor="accent1" w:themeTint="BF"/>
            </w:tcBorders>
            <w:vAlign w:val="center"/>
          </w:tcPr>
          <w:p w14:paraId="71B1CC23" w14:textId="5B9989AC" w:rsidR="00B363F3" w:rsidRPr="00A67FAC" w:rsidRDefault="006150CC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User Profiles. HTML and UI.</w:t>
            </w:r>
            <w:r w:rsidR="00512770">
              <w:rPr>
                <w:rFonts w:asciiTheme="majorHAnsi" w:hAnsiTheme="majorHAnsi"/>
                <w:szCs w:val="32"/>
              </w:rPr>
              <w:t xml:space="preserve"> (4)</w:t>
            </w:r>
            <w:r w:rsidR="00A50A0E">
              <w:rPr>
                <w:rFonts w:asciiTheme="majorHAnsi" w:hAnsiTheme="majorHAnsi"/>
                <w:szCs w:val="32"/>
              </w:rPr>
              <w:t>.</w:t>
            </w:r>
          </w:p>
        </w:tc>
      </w:tr>
      <w:tr w:rsidR="00A67FAC" w14:paraId="3CC8CADC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561C15C7" w:rsidR="00A67FAC" w:rsidRPr="00A67FAC" w:rsidRDefault="007F0726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Add / Edit / </w:t>
            </w:r>
            <w:r w:rsidR="009D1D1E">
              <w:rPr>
                <w:rFonts w:asciiTheme="majorHAnsi" w:hAnsiTheme="majorHAnsi"/>
                <w:szCs w:val="32"/>
              </w:rPr>
              <w:t>Remove Submissions.</w:t>
            </w:r>
            <w:r w:rsidR="00897FC3">
              <w:rPr>
                <w:rFonts w:asciiTheme="majorHAnsi" w:hAnsiTheme="majorHAnsi"/>
                <w:szCs w:val="32"/>
              </w:rPr>
              <w:t xml:space="preserve"> (5) (6) (7) (8) (9).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Effort Estimation:</w:t>
      </w:r>
    </w:p>
    <w:p w14:paraId="6EE94BA5" w14:textId="77777777" w:rsidR="00893D8F" w:rsidRPr="0068664A" w:rsidRDefault="00893D8F" w:rsidP="00B5574E">
      <w:pPr>
        <w:rPr>
          <w:rFonts w:asciiTheme="majorHAnsi" w:hAnsiTheme="majorHAnsi"/>
          <w:sz w:val="20"/>
          <w:szCs w:val="20"/>
        </w:rPr>
      </w:pPr>
    </w:p>
    <w:p w14:paraId="09C7EA25" w14:textId="352AE461" w:rsidR="00176DB0" w:rsidRDefault="006169FC" w:rsidP="005C55FF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estimations decided upon for this sprint were difficult</w:t>
      </w:r>
      <w:r w:rsidR="00A1653C">
        <w:rPr>
          <w:rFonts w:asciiTheme="majorHAnsi" w:hAnsiTheme="majorHAnsi"/>
        </w:rPr>
        <w:t xml:space="preserve"> to ascertain</w:t>
      </w:r>
      <w:r w:rsidR="005C723E">
        <w:rPr>
          <w:rFonts w:asciiTheme="majorHAnsi" w:hAnsiTheme="majorHAnsi"/>
        </w:rPr>
        <w:t>, given the team</w:t>
      </w:r>
      <w:ins w:id="31" w:author="Jordan Chou" w:date="2016-04-10T17:28:00Z">
        <w:r w:rsidR="00DE0441" w:rsidRPr="009418AF">
          <w:rPr>
            <w:rFonts w:asciiTheme="majorHAnsi" w:hAnsiTheme="majorHAnsi"/>
          </w:rPr>
          <w:t>’</w:t>
        </w:r>
      </w:ins>
      <w:r w:rsidR="005C723E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lack of experience </w:t>
      </w:r>
      <w:ins w:id="32" w:author="Jordan Chou" w:date="2016-04-10T17:28:00Z">
        <w:r w:rsidR="00DE0441" w:rsidRPr="009418AF">
          <w:rPr>
            <w:rFonts w:asciiTheme="majorHAnsi" w:hAnsiTheme="majorHAnsi"/>
          </w:rPr>
          <w:t>with web development and design</w:t>
        </w:r>
        <w:r w:rsidRPr="009418AF">
          <w:rPr>
            <w:rFonts w:asciiTheme="majorHAnsi" w:hAnsiTheme="majorHAnsi"/>
          </w:rPr>
          <w:t>.</w:t>
        </w:r>
      </w:ins>
      <w:del w:id="33" w:author="Jordan Chou" w:date="2016-04-10T17:28:00Z">
        <w:r>
          <w:rPr>
            <w:rFonts w:asciiTheme="majorHAnsi" w:hAnsiTheme="majorHAnsi"/>
          </w:rPr>
          <w:delText>in developing an online platform.</w:delText>
        </w:r>
      </w:del>
      <w:r w:rsidR="005D4733">
        <w:rPr>
          <w:rFonts w:asciiTheme="majorHAnsi" w:hAnsiTheme="majorHAnsi"/>
        </w:rPr>
        <w:t xml:space="preserve"> The majority of the user stories associated with submissions </w:t>
      </w:r>
      <w:r w:rsidR="00AA31F3">
        <w:rPr>
          <w:rFonts w:asciiTheme="majorHAnsi" w:hAnsiTheme="majorHAnsi"/>
        </w:rPr>
        <w:t>we</w:t>
      </w:r>
      <w:r w:rsidR="00BD4F8E">
        <w:rPr>
          <w:rFonts w:asciiTheme="majorHAnsi" w:hAnsiTheme="majorHAnsi"/>
        </w:rPr>
        <w:t xml:space="preserve">re given </w:t>
      </w:r>
      <w:del w:id="34" w:author="Jordan Chou" w:date="2016-04-10T17:28:00Z">
        <w:r w:rsidR="00BD4F8E">
          <w:rPr>
            <w:rFonts w:asciiTheme="majorHAnsi" w:hAnsiTheme="majorHAnsi"/>
          </w:rPr>
          <w:delText xml:space="preserve">average </w:delText>
        </w:r>
      </w:del>
      <w:r w:rsidR="00BD4F8E">
        <w:rPr>
          <w:rFonts w:asciiTheme="majorHAnsi" w:hAnsiTheme="majorHAnsi"/>
        </w:rPr>
        <w:t xml:space="preserve">ratings of 3. A </w:t>
      </w:r>
      <w:ins w:id="35" w:author="Jordan Chou" w:date="2016-04-10T17:28:00Z">
        <w:r w:rsidR="00BD4F8E" w:rsidRPr="009418AF">
          <w:rPr>
            <w:rFonts w:asciiTheme="majorHAnsi" w:hAnsiTheme="majorHAnsi"/>
          </w:rPr>
          <w:t>potential</w:t>
        </w:r>
        <w:r w:rsidR="00A44323" w:rsidRPr="009418AF">
          <w:rPr>
            <w:rFonts w:asciiTheme="majorHAnsi" w:hAnsiTheme="majorHAnsi"/>
          </w:rPr>
          <w:t>ly difficult</w:t>
        </w:r>
      </w:ins>
      <w:del w:id="36" w:author="Jordan Chou" w:date="2016-04-10T17:28:00Z">
        <w:r w:rsidR="00BD4F8E">
          <w:rPr>
            <w:rFonts w:asciiTheme="majorHAnsi" w:hAnsiTheme="majorHAnsi"/>
          </w:rPr>
          <w:delText>potential</w:delText>
        </w:r>
      </w:del>
      <w:r w:rsidR="00BD4F8E">
        <w:rPr>
          <w:rFonts w:asciiTheme="majorHAnsi" w:hAnsiTheme="majorHAnsi"/>
        </w:rPr>
        <w:t xml:space="preserve"> aspect</w:t>
      </w:r>
      <w:r w:rsidR="00AA31F3">
        <w:rPr>
          <w:rFonts w:asciiTheme="majorHAnsi" w:hAnsiTheme="majorHAnsi"/>
        </w:rPr>
        <w:t xml:space="preserve"> </w:t>
      </w:r>
      <w:del w:id="37" w:author="Jordan Chou" w:date="2016-04-10T17:28:00Z">
        <w:r w:rsidR="00AA31F3">
          <w:rPr>
            <w:rFonts w:asciiTheme="majorHAnsi" w:hAnsiTheme="majorHAnsi"/>
          </w:rPr>
          <w:delText xml:space="preserve">of difficulty </w:delText>
        </w:r>
      </w:del>
      <w:r w:rsidR="00AA31F3">
        <w:rPr>
          <w:rFonts w:asciiTheme="majorHAnsi" w:hAnsiTheme="majorHAnsi"/>
        </w:rPr>
        <w:t>was the integration of images and</w:t>
      </w:r>
      <w:r w:rsidR="00121954">
        <w:rPr>
          <w:rFonts w:asciiTheme="majorHAnsi" w:hAnsiTheme="majorHAnsi"/>
        </w:rPr>
        <w:t xml:space="preserve"> videos into </w:t>
      </w:r>
      <w:r w:rsidR="004C16D4">
        <w:rPr>
          <w:rFonts w:asciiTheme="majorHAnsi" w:hAnsiTheme="majorHAnsi"/>
        </w:rPr>
        <w:t xml:space="preserve">a </w:t>
      </w:r>
      <w:del w:id="38" w:author="Jordan Chou" w:date="2016-04-10T17:28:00Z">
        <w:r w:rsidR="004C16D4">
          <w:rPr>
            <w:rFonts w:asciiTheme="majorHAnsi" w:hAnsiTheme="majorHAnsi"/>
          </w:rPr>
          <w:delText>user’s</w:delText>
        </w:r>
      </w:del>
      <w:r w:rsidR="00121954">
        <w:rPr>
          <w:rFonts w:asciiTheme="majorHAnsi" w:hAnsiTheme="majorHAnsi"/>
        </w:rPr>
        <w:t xml:space="preserve"> submi</w:t>
      </w:r>
      <w:r w:rsidR="00CE4286">
        <w:rPr>
          <w:rFonts w:asciiTheme="majorHAnsi" w:hAnsiTheme="majorHAnsi"/>
        </w:rPr>
        <w:t xml:space="preserve">ssion, with </w:t>
      </w:r>
      <w:ins w:id="39" w:author="Jordan Chou" w:date="2016-04-10T17:28:00Z">
        <w:r w:rsidR="00A44323" w:rsidRPr="009418AF">
          <w:rPr>
            <w:rFonts w:asciiTheme="majorHAnsi" w:hAnsiTheme="majorHAnsi"/>
          </w:rPr>
          <w:t xml:space="preserve">this being reflected in </w:t>
        </w:r>
      </w:ins>
      <w:r w:rsidR="00CE4286">
        <w:rPr>
          <w:rFonts w:asciiTheme="majorHAnsi" w:hAnsiTheme="majorHAnsi"/>
        </w:rPr>
        <w:t>the effort estimation</w:t>
      </w:r>
      <w:del w:id="40" w:author="Jordan Chou" w:date="2016-04-10T17:28:00Z">
        <w:r w:rsidR="00121954">
          <w:rPr>
            <w:rFonts w:asciiTheme="majorHAnsi" w:hAnsiTheme="majorHAnsi"/>
          </w:rPr>
          <w:delText xml:space="preserve"> reflecting this</w:delText>
        </w:r>
      </w:del>
      <w:r w:rsidR="00121954">
        <w:rPr>
          <w:rFonts w:asciiTheme="majorHAnsi" w:hAnsiTheme="majorHAnsi"/>
        </w:rPr>
        <w:t>.</w:t>
      </w:r>
      <w:r w:rsidR="007447C5">
        <w:rPr>
          <w:rFonts w:asciiTheme="majorHAnsi" w:hAnsiTheme="majorHAnsi"/>
        </w:rPr>
        <w:t xml:space="preserve"> Viewing of submissions is also expected to take longer than average due to the extensive work </w:t>
      </w:r>
      <w:r w:rsidR="00894D48">
        <w:rPr>
          <w:rFonts w:asciiTheme="majorHAnsi" w:hAnsiTheme="majorHAnsi"/>
        </w:rPr>
        <w:t xml:space="preserve">setting up the UI </w:t>
      </w:r>
      <w:r w:rsidR="00772BCB">
        <w:rPr>
          <w:rFonts w:asciiTheme="majorHAnsi" w:hAnsiTheme="majorHAnsi"/>
        </w:rPr>
        <w:t>“</w:t>
      </w:r>
      <w:r w:rsidR="00894D48">
        <w:rPr>
          <w:rFonts w:asciiTheme="majorHAnsi" w:hAnsiTheme="majorHAnsi"/>
        </w:rPr>
        <w:t>feel</w:t>
      </w:r>
      <w:r w:rsidR="00772BCB">
        <w:rPr>
          <w:rFonts w:asciiTheme="majorHAnsi" w:hAnsiTheme="majorHAnsi"/>
        </w:rPr>
        <w:t>”</w:t>
      </w:r>
      <w:r w:rsidR="00894D48">
        <w:rPr>
          <w:rFonts w:asciiTheme="majorHAnsi" w:hAnsiTheme="majorHAnsi"/>
        </w:rPr>
        <w:t xml:space="preserve"> of a user profile.</w:t>
      </w:r>
    </w:p>
    <w:p w14:paraId="47D27738" w14:textId="65ADFB02" w:rsidR="005D4CB5" w:rsidRDefault="005D4CB5" w:rsidP="00176DB0">
      <w:pPr>
        <w:rPr>
          <w:rFonts w:asciiTheme="majorHAnsi" w:hAnsiTheme="majorHAnsi"/>
        </w:rPr>
      </w:pPr>
    </w:p>
    <w:p w14:paraId="3E068AFA" w14:textId="107E9584" w:rsidR="005D4CB5" w:rsidRDefault="005D4CB5" w:rsidP="005D4CB5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>
        <w:rPr>
          <w:rFonts w:asciiTheme="majorHAnsi" w:hAnsiTheme="majorHAnsi" w:cs="Calibri"/>
          <w:b/>
          <w:bCs/>
          <w:color w:val="3F6CAF"/>
          <w:sz w:val="32"/>
          <w:szCs w:val="32"/>
        </w:rPr>
        <w:t>Hosting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633A960F" w14:textId="77777777" w:rsidR="00E12230" w:rsidRPr="0068664A" w:rsidRDefault="00E12230" w:rsidP="005D4CB5">
      <w:pPr>
        <w:rPr>
          <w:rFonts w:asciiTheme="majorHAnsi" w:hAnsiTheme="majorHAnsi" w:cs="Calibri"/>
          <w:b/>
          <w:bCs/>
          <w:color w:val="3F6CAF"/>
          <w:sz w:val="20"/>
          <w:szCs w:val="32"/>
        </w:rPr>
      </w:pPr>
    </w:p>
    <w:p w14:paraId="1565CD74" w14:textId="7095B2FF" w:rsidR="00FF2ED3" w:rsidRDefault="00D33EEC" w:rsidP="005C55FF">
      <w:pPr>
        <w:widowControl w:val="0"/>
        <w:autoSpaceDE w:val="0"/>
        <w:autoSpaceDN w:val="0"/>
        <w:adjustRightInd w:val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We were notified on the 4</w:t>
      </w:r>
      <w:r w:rsidRPr="00D33EEC">
        <w:rPr>
          <w:rFonts w:asciiTheme="majorHAnsi" w:hAnsiTheme="majorHAnsi"/>
          <w:vertAlign w:val="superscript"/>
        </w:rPr>
        <w:t>th</w:t>
      </w:r>
      <w:r>
        <w:rPr>
          <w:rFonts w:asciiTheme="majorHAnsi" w:hAnsiTheme="majorHAnsi"/>
        </w:rPr>
        <w:t xml:space="preserve"> April that the project client wishes our project to b</w:t>
      </w:r>
      <w:r w:rsidR="00011A6A">
        <w:rPr>
          <w:rFonts w:asciiTheme="majorHAnsi" w:hAnsiTheme="majorHAnsi"/>
        </w:rPr>
        <w:t>e hosted and accessible online. This was entered as a chore into Pivotal Tracker and completed within the sprint.</w:t>
      </w:r>
      <w:r w:rsidR="009030B3">
        <w:rPr>
          <w:rFonts w:asciiTheme="majorHAnsi" w:hAnsiTheme="majorHAnsi"/>
        </w:rPr>
        <w:t xml:space="preserve"> The hosting was achieved via pythonanywhere.com, and the project is now ac</w:t>
      </w:r>
      <w:r w:rsidR="00133BAC">
        <w:rPr>
          <w:rFonts w:asciiTheme="majorHAnsi" w:hAnsiTheme="majorHAnsi"/>
        </w:rPr>
        <w:t>cessible via the following links:</w:t>
      </w:r>
    </w:p>
    <w:p w14:paraId="365E31D2" w14:textId="0B08FC7E" w:rsidR="009030B3" w:rsidRDefault="009030B3" w:rsidP="00E12230">
      <w:pPr>
        <w:widowControl w:val="0"/>
        <w:autoSpaceDE w:val="0"/>
        <w:autoSpaceDN w:val="0"/>
        <w:adjustRightInd w:val="0"/>
        <w:rPr>
          <w:rFonts w:asciiTheme="majorHAnsi" w:hAnsiTheme="majorHAnsi"/>
        </w:rPr>
      </w:pPr>
    </w:p>
    <w:p w14:paraId="72CB2AB0" w14:textId="08E891BE" w:rsidR="009030B3" w:rsidRPr="005C55FF" w:rsidRDefault="000E3CF0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c</w:t>
      </w:r>
      <w:r w:rsidR="009030B3" w:rsidRPr="005C55FF">
        <w:rPr>
          <w:rFonts w:asciiTheme="majorHAnsi" w:hAnsiTheme="majorHAnsi"/>
          <w:i/>
          <w:color w:val="4F81BD" w:themeColor="accent1"/>
        </w:rPr>
        <w:t>beardsmore.pythonanywhere.com</w:t>
      </w:r>
    </w:p>
    <w:p w14:paraId="5D2BE543" w14:textId="1EB64041" w:rsidR="002A3C0C" w:rsidRPr="005C55FF" w:rsidRDefault="002A3C0C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bit.ly/curtinideas</w:t>
      </w:r>
    </w:p>
    <w:p w14:paraId="5890D7F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7BA666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F7CD1E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184E53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25A6FB6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27C4ED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E97102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7A150F1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A31720B" w14:textId="77777777" w:rsidR="004E6153" w:rsidRDefault="004E6153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2. SCRUM Meeting</w:t>
      </w:r>
    </w:p>
    <w:p w14:paraId="115DAE32" w14:textId="3982A85A" w:rsidR="00F84AD2" w:rsidRPr="00AC2F53" w:rsidRDefault="00001127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#1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0E79EB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28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5A63C2" w:rsidRPr="005C1506" w14:paraId="61DCF469" w14:textId="77777777" w:rsidTr="005A6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5A63C2" w:rsidRPr="005C1506" w14:paraId="44112ABC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544F4699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07E1D95D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750B0D7B" w14:textId="7E5C7F27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UI needs enhancing</w:t>
            </w:r>
          </w:p>
        </w:tc>
      </w:tr>
      <w:tr w:rsidR="005A63C2" w:rsidRPr="005C1506" w14:paraId="7FA16777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1A13C4C" w14:textId="0D725239" w:rsidR="00164649" w:rsidRPr="00CE1694" w:rsidRDefault="004D679A" w:rsidP="004D679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7E9B7F4D" w:rsidR="00164649" w:rsidRPr="00CE1694" w:rsidRDefault="00C8564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02C4B74C" w:rsidR="00164649" w:rsidRPr="004D679A" w:rsidRDefault="00E46F7A" w:rsidP="00E46F7A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4E6E7C3F" w14:textId="0E7143E9" w:rsidR="00164649" w:rsidRPr="00CE1694" w:rsidRDefault="00C55F1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Workaround resetting without Email</w:t>
            </w:r>
            <w:r w:rsidR="00AC63C0">
              <w:rPr>
                <w:rFonts w:asciiTheme="majorHAnsi" w:hAnsiTheme="majorHAnsi"/>
              </w:rPr>
              <w:t xml:space="preserve"> server</w:t>
            </w:r>
            <w:r w:rsidR="00801B25">
              <w:rPr>
                <w:rFonts w:asciiTheme="majorHAnsi" w:hAnsiTheme="majorHAnsi"/>
              </w:rPr>
              <w:t xml:space="preserve"> still underway</w:t>
            </w:r>
          </w:p>
        </w:tc>
      </w:tr>
      <w:tr w:rsidR="005A63C2" w:rsidRPr="005C1506" w14:paraId="69E202FA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8ED9E81" w14:textId="75C913DE" w:rsidR="004D679A" w:rsidRPr="00CE1694" w:rsidRDefault="004D679A" w:rsidP="001771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E6B479" w14:textId="359EC732" w:rsidR="004D679A" w:rsidRPr="00CE1694" w:rsidRDefault="00F352B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3A6584F" w14:textId="7CCCF25C" w:rsidR="004D679A" w:rsidRDefault="004D679A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1F9673B7" w14:textId="427D6419" w:rsidR="004D679A" w:rsidRPr="00CE1694" w:rsidRDefault="005F0398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Time constraints</w:t>
            </w:r>
            <w:r w:rsidR="005878C3">
              <w:rPr>
                <w:rFonts w:asciiTheme="majorHAnsi" w:hAnsiTheme="majorHAnsi"/>
              </w:rPr>
              <w:t xml:space="preserve"> due to helping with submissions limited</w:t>
            </w:r>
            <w:r>
              <w:rPr>
                <w:rFonts w:asciiTheme="majorHAnsi" w:hAnsiTheme="majorHAnsi"/>
              </w:rPr>
              <w:t xml:space="preserve"> work on User Profile</w:t>
            </w:r>
          </w:p>
        </w:tc>
      </w:tr>
      <w:tr w:rsidR="005A63C2" w14:paraId="651E2049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0E850A22" w:rsidR="00164649" w:rsidRPr="00CE1694" w:rsidRDefault="00274D23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5D7AB6D8" w:rsidR="00164649" w:rsidRPr="00CE1694" w:rsidRDefault="004D679A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 (6) (7) (8) (9)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66083D22" w14:textId="7173E122" w:rsidR="00164649" w:rsidRPr="00CE1694" w:rsidRDefault="00393604" w:rsidP="00183D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</w:t>
            </w:r>
            <w:r w:rsidR="00183D83">
              <w:rPr>
                <w:rFonts w:asciiTheme="majorHAnsi" w:hAnsiTheme="majorHAnsi"/>
              </w:rPr>
              <w:t>ubmission form works. Modification needed to fix redirects after submitting.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15727076" w14:textId="0D48F231" w:rsidR="00E039E7" w:rsidRPr="00AC2F53" w:rsidRDefault="009D5E84" w:rsidP="00E039E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t>Meeting #2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E039E7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04/04</w:t>
      </w:r>
      <w:r w:rsidR="00E039E7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E039E7" w:rsidRPr="005C1506" w14:paraId="212580AD" w14:textId="77777777" w:rsidTr="00740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6251236D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DC8EE27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0653B0B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696C58D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E039E7" w:rsidRPr="005C1506" w14:paraId="5EC42CE2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6C63587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D005D39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4205441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5F125E9A" w14:textId="77B923F3" w:rsidR="00E039E7" w:rsidRPr="00CE1694" w:rsidRDefault="00741D76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Assisted Jordan with user profile</w:t>
            </w:r>
          </w:p>
        </w:tc>
      </w:tr>
      <w:tr w:rsidR="00E039E7" w:rsidRPr="005C1506" w14:paraId="50DC4FB0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6FACC5E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E7F0C0F" w14:textId="7777777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AFE9A73" w14:textId="77777777" w:rsidR="00E039E7" w:rsidRPr="004D679A" w:rsidRDefault="00E039E7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478297C" w14:textId="24DACD89" w:rsidR="00E039E7" w:rsidRPr="00CE1694" w:rsidRDefault="00AB04CC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E039E7" w:rsidRPr="005C1506" w14:paraId="57DBAF65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EA0461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2B6D73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6BABAE" w14:textId="77777777" w:rsidR="00E039E7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0CA6035D" w14:textId="52C1691D" w:rsidR="00E039E7" w:rsidRPr="00CE1694" w:rsidRDefault="00B55BED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Users can access profile. UI needs finalizing.</w:t>
            </w:r>
          </w:p>
        </w:tc>
      </w:tr>
      <w:tr w:rsidR="00E039E7" w14:paraId="2B2EB39A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21E4A0C4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F84855" w14:textId="413C2390" w:rsidR="00E039E7" w:rsidRPr="00CE1694" w:rsidRDefault="000D5FDA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1FBC983" w14:textId="0EEA4D5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(6) (7) 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336E57E5" w14:textId="292A311D" w:rsidR="00E039E7" w:rsidRPr="00CE1694" w:rsidRDefault="006A44C0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Editing/deleting requires additional work on the user accounts</w:t>
            </w:r>
            <w:r w:rsidR="00144D7F">
              <w:rPr>
                <w:rFonts w:asciiTheme="majorHAnsi" w:hAnsiTheme="majorHAnsi"/>
              </w:rPr>
              <w:t xml:space="preserve"> and submission backend</w:t>
            </w:r>
            <w:r w:rsidR="00F74B0B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</w:tbl>
    <w:p w14:paraId="0941DA1E" w14:textId="26915DD5" w:rsidR="00800825" w:rsidRPr="00AC2F53" w:rsidRDefault="00C85E0E" w:rsidP="0080082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lastRenderedPageBreak/>
        <w:t>Meeting #3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1F16FF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10</w:t>
      </w:r>
      <w:r w:rsidR="00800825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/04</w:t>
      </w:r>
      <w:r w:rsidR="00800825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800825" w:rsidRPr="005C1506" w14:paraId="0940332B" w14:textId="77777777" w:rsidTr="006F5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E597995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9A1AF2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086797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757AF61A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800825" w:rsidRPr="005C1506" w14:paraId="6BAB8949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7EF7A580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D951822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BCBBB46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31DC4E10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:rsidRPr="005C1506" w14:paraId="0501554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BEAEAE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440181C" w14:textId="77777777" w:rsidR="00800825" w:rsidRPr="00CE1694" w:rsidRDefault="0080082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E9CE48" w14:textId="77777777" w:rsidR="00800825" w:rsidRPr="004D679A" w:rsidRDefault="00800825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699B470B" w14:textId="542EED37" w:rsidR="00800825" w:rsidRPr="00CE1694" w:rsidRDefault="005F6261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Password reset will be pushed back to next sprint</w:t>
            </w:r>
            <w:r w:rsidR="00693314">
              <w:rPr>
                <w:rFonts w:asciiTheme="majorHAnsi" w:hAnsiTheme="majorHAnsi"/>
              </w:rPr>
              <w:t xml:space="preserve">. Still struggling will how to </w:t>
            </w:r>
            <w:r w:rsidR="00134BE9">
              <w:rPr>
                <w:rFonts w:asciiTheme="majorHAnsi" w:hAnsiTheme="majorHAnsi"/>
              </w:rPr>
              <w:t>implement.</w:t>
            </w:r>
          </w:p>
        </w:tc>
      </w:tr>
      <w:tr w:rsidR="00800825" w:rsidRPr="005C1506" w14:paraId="757DB944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1F305371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FDCBB4" w14:textId="0E795EB5" w:rsidR="00800825" w:rsidRPr="00CE1694" w:rsidRDefault="00AD1A3F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27C6DF6" w14:textId="79B7740E" w:rsidR="00800825" w:rsidRDefault="008F4214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2A9371B3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14:paraId="5BD3E27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3394C5A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331333" w14:textId="2EFED73A" w:rsidR="00800825" w:rsidRPr="00CE1694" w:rsidRDefault="00147F4F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  <w:r w:rsidR="001E33AA">
              <w:rPr>
                <w:rFonts w:asciiTheme="majorHAnsi" w:hAnsiTheme="majorHAnsi"/>
              </w:rPr>
              <w:t xml:space="preserve"> (7)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748B21" w14:textId="6262AECD" w:rsidR="00800825" w:rsidRPr="00CE1694" w:rsidRDefault="00232CBD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(6) </w:t>
            </w:r>
            <w:r w:rsidR="00800825">
              <w:rPr>
                <w:rFonts w:asciiTheme="majorHAnsi" w:hAnsiTheme="majorHAnsi"/>
              </w:rPr>
              <w:t>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440A57B7" w14:textId="21728436" w:rsidR="00800825" w:rsidRPr="00CE1694" w:rsidRDefault="00916BA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Will push stories (8) and (9) into next sprint for completion.</w:t>
            </w:r>
          </w:p>
        </w:tc>
      </w:tr>
    </w:tbl>
    <w:p w14:paraId="6AA2F685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D8349F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967653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A3DF2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FB5B184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867EB91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C518FA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CAB053" w14:textId="16EF4B09" w:rsidR="00973AF2" w:rsidRDefault="00973AF2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4F5769F" w14:textId="77777777" w:rsidR="00B6197F" w:rsidRDefault="00B6197F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bookmarkStart w:id="41" w:name="_GoBack"/>
      <w:bookmarkEnd w:id="41"/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26D8BC68" w14:textId="77777777" w:rsidR="00600AA9" w:rsidRPr="00512770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remove submissions so that I can remove inappropriate submissions.</w:t>
      </w:r>
    </w:p>
    <w:p w14:paraId="6368792C" w14:textId="7ED93925" w:rsidR="00D63484" w:rsidRPr="00600AA9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edit submissions so that I can remove offensive language.</w:t>
      </w:r>
    </w:p>
    <w:p w14:paraId="6E7246C9" w14:textId="0F9E0D5D" w:rsidR="00600AA9" w:rsidRPr="00936C1C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view existing submissions so that I can sell all past submissions posted.</w:t>
      </w:r>
    </w:p>
    <w:p w14:paraId="7FDAA283" w14:textId="77777777" w:rsidR="00936C1C" w:rsidRPr="00512770" w:rsidRDefault="00936C1C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User, I want to access user profiles so that I can view a specific user’s details.</w:t>
      </w:r>
    </w:p>
    <w:p w14:paraId="3D7354B2" w14:textId="488B1B8A" w:rsidR="00936C1C" w:rsidRPr="005D2F49" w:rsidRDefault="00811C62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</w:t>
      </w:r>
      <w:r>
        <w:rPr>
          <w:rFonts w:asciiTheme="majorHAnsi" w:hAnsiTheme="majorHAnsi"/>
        </w:rPr>
        <w:t>er, I want to post a submission</w:t>
      </w:r>
      <w:r w:rsidRPr="00160548">
        <w:rPr>
          <w:rFonts w:asciiTheme="majorHAnsi" w:hAnsiTheme="majorHAnsi"/>
        </w:rPr>
        <w:t xml:space="preserve"> so that I can put my idea on the platform.</w:t>
      </w:r>
    </w:p>
    <w:p w14:paraId="79D13FC8" w14:textId="2F3C370E" w:rsidR="005D2F49" w:rsidRPr="005D2F49" w:rsidRDefault="005D2F4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delete my submission so that that I can remove my idea from the platform.</w:t>
      </w:r>
    </w:p>
    <w:p w14:paraId="0AE89098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DD540E3" w14:textId="05A037AD" w:rsidR="00F6298B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reset passwords so that I can help users regain access to their accounts.</w:t>
      </w:r>
    </w:p>
    <w:p w14:paraId="0387E206" w14:textId="43BB6873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edit my submissions so that I can fix spelling errors.</w:t>
      </w:r>
    </w:p>
    <w:p w14:paraId="0EE18DE2" w14:textId="0725A76A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images to my submissions so that I can show relevant images to my idea.</w:t>
      </w:r>
    </w:p>
    <w:p w14:paraId="3C53C019" w14:textId="69C2685C" w:rsidR="00063239" w:rsidRPr="00063239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videos to my submissions so that I can can show relevant videos to my idea.</w:t>
      </w:r>
    </w:p>
    <w:p w14:paraId="29E6D453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8664A" w:rsidRDefault="00673ED6" w:rsidP="00F6298B">
      <w:pPr>
        <w:rPr>
          <w:rFonts w:asciiTheme="majorHAnsi" w:hAnsiTheme="majorHAnsi"/>
          <w:sz w:val="20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79006D2F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12</w:t>
      </w:r>
    </w:p>
    <w:p w14:paraId="61CEADC3" w14:textId="0EDBB49C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33</w:t>
      </w:r>
    </w:p>
    <w:p w14:paraId="314A4823" w14:textId="7FA4B45B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305251">
        <w:rPr>
          <w:rFonts w:asciiTheme="majorHAnsi" w:hAnsiTheme="majorHAnsi"/>
          <w:szCs w:val="28"/>
        </w:rPr>
        <w:t xml:space="preserve"> 27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FD7D39">
      <w:pPr>
        <w:jc w:val="both"/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724CC323" w:rsidR="00C41A74" w:rsidRPr="0064502F" w:rsidRDefault="00C41A74" w:rsidP="008C32E6">
      <w:pPr>
        <w:rPr>
          <w:rFonts w:asciiTheme="majorHAnsi" w:hAnsiTheme="majorHAnsi"/>
        </w:rPr>
      </w:pPr>
    </w:p>
    <w:p w14:paraId="1A6FC9BA" w14:textId="1056208D" w:rsidR="0073481E" w:rsidRPr="0064502F" w:rsidRDefault="0073481E" w:rsidP="008C32E6">
      <w:pPr>
        <w:rPr>
          <w:rFonts w:asciiTheme="majorHAnsi" w:hAnsiTheme="majorHAnsi"/>
        </w:rPr>
      </w:pPr>
    </w:p>
    <w:p w14:paraId="4D9A9AE5" w14:textId="3D61EDE6" w:rsidR="0073481E" w:rsidRPr="0064502F" w:rsidRDefault="0073481E" w:rsidP="008C32E6">
      <w:pPr>
        <w:rPr>
          <w:rFonts w:asciiTheme="majorHAnsi" w:hAnsiTheme="majorHAnsi"/>
        </w:rPr>
      </w:pPr>
    </w:p>
    <w:p w14:paraId="3F35111E" w14:textId="693E6F88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1DE8223" w14:textId="4D0E1E65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2D241D5F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52173CAA" w14:textId="26C6EDBC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607F364D" w14:textId="79E023B6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B400900" w14:textId="43DF675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2A62E59" w14:textId="2B894E7C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C4CF529" w14:textId="13780EE2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65DDCA" w14:textId="7A3C89B4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1FA7B8E" w14:textId="104DFB00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162C303" w14:textId="0D73756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E02E6B" w14:textId="535A60A9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1A107" w14:textId="6470A33E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B616F" w14:textId="74001748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D85BBA3" w14:textId="3807BC33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E7C2DA9" w14:textId="7B48A7AF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CF0973D" w14:textId="77777777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4E70043" w14:textId="64BCDEA1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E07D277" w14:textId="2E32B32C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21FBEA" w14:textId="77777777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149C588" w14:textId="389B1F70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62BE56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D0D331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6E689A" w14:textId="77F7AFC8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CAFB4F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BBE131D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01FE4" w14:textId="584C399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8045E73" w14:textId="3211D2DF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AA8158D" w14:textId="402068C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D4FAFC5" w14:textId="461E24D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9EB2381" w14:textId="77777777" w:rsidR="00EA6E37" w:rsidRDefault="00EA6E37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99CBA1B" w14:textId="77777777" w:rsidR="00D726A2" w:rsidRDefault="00D726A2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38B7025D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CD4797">
        <w:rPr>
          <w:rFonts w:asciiTheme="majorHAnsi" w:hAnsiTheme="majorHAnsi" w:cs="Times"/>
          <w:szCs w:val="28"/>
        </w:rPr>
        <w:t xml:space="preserve"> 6</w:t>
      </w:r>
      <w:r w:rsidR="006C4F97" w:rsidRPr="00222516">
        <w:rPr>
          <w:rFonts w:asciiTheme="majorHAnsi" w:hAnsiTheme="majorHAnsi" w:cs="Times"/>
          <w:szCs w:val="28"/>
        </w:rPr>
        <w:t>/10</w:t>
      </w:r>
    </w:p>
    <w:p w14:paraId="6BCC593B" w14:textId="2ADB8410" w:rsidR="006C4F97" w:rsidRPr="00222516" w:rsidRDefault="000576D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Performance: 5</w:t>
      </w:r>
      <w:r w:rsidR="00974BFF" w:rsidRPr="00222516">
        <w:rPr>
          <w:rFonts w:asciiTheme="majorHAnsi" w:hAnsiTheme="majorHAnsi" w:cs="Times"/>
          <w:szCs w:val="28"/>
        </w:rPr>
        <w:t>/10</w:t>
      </w:r>
    </w:p>
    <w:p w14:paraId="6A765379" w14:textId="15A59470" w:rsidR="00222516" w:rsidRDefault="00CD3FD7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Work Ethic: 7</w:t>
      </w:r>
      <w:r w:rsidR="00222516" w:rsidRPr="00222516">
        <w:rPr>
          <w:rFonts w:asciiTheme="majorHAnsi" w:hAnsiTheme="majorHAnsi" w:cs="Times"/>
          <w:szCs w:val="28"/>
        </w:rPr>
        <w:t>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7B82D201" w14:textId="28AEF48D" w:rsidR="00F1406E" w:rsidRDefault="00F1406E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Symbol"/>
          <w:szCs w:val="32"/>
        </w:rPr>
      </w:pPr>
      <w:r>
        <w:rPr>
          <w:rFonts w:asciiTheme="majorHAnsi" w:hAnsiTheme="majorHAnsi" w:cs="Symbol"/>
          <w:szCs w:val="32"/>
        </w:rPr>
        <w:t>The team performed well in</w:t>
      </w:r>
      <w:r w:rsidR="00402FC7">
        <w:rPr>
          <w:rFonts w:asciiTheme="majorHAnsi" w:hAnsiTheme="majorHAnsi" w:cs="Symbol"/>
          <w:szCs w:val="32"/>
        </w:rPr>
        <w:t xml:space="preserve"> multiple areas during sprint 2. Despite a steep learning curve familiarizing ourselves with the Django framework, the team has produced robust work of </w:t>
      </w:r>
      <w:ins w:id="42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>good</w:t>
        </w:r>
      </w:ins>
      <w:del w:id="43" w:author="Jordan Chou" w:date="2016-04-10T17:28:00Z">
        <w:r w:rsidR="00402FC7">
          <w:rPr>
            <w:rFonts w:asciiTheme="majorHAnsi" w:hAnsiTheme="majorHAnsi" w:cs="Symbol"/>
            <w:szCs w:val="32"/>
          </w:rPr>
          <w:delText>strong</w:delText>
        </w:r>
      </w:del>
      <w:r w:rsidR="005C71A9">
        <w:rPr>
          <w:rFonts w:asciiTheme="majorHAnsi" w:hAnsiTheme="majorHAnsi" w:cs="Symbol"/>
          <w:szCs w:val="32"/>
        </w:rPr>
        <w:t xml:space="preserve"> quality. Team collaboration</w:t>
      </w:r>
      <w:r w:rsidR="00E054A4">
        <w:rPr>
          <w:rFonts w:asciiTheme="majorHAnsi" w:hAnsiTheme="majorHAnsi" w:cs="Symbol"/>
          <w:szCs w:val="32"/>
        </w:rPr>
        <w:t xml:space="preserve"> and pair programming</w:t>
      </w:r>
      <w:r w:rsidR="005C71A9">
        <w:rPr>
          <w:rFonts w:asciiTheme="majorHAnsi" w:hAnsiTheme="majorHAnsi" w:cs="Symbol"/>
          <w:szCs w:val="32"/>
        </w:rPr>
        <w:t xml:space="preserve"> on many tasks was performed well, continuing on w</w:t>
      </w:r>
      <w:r w:rsidR="00E054A4">
        <w:rPr>
          <w:rFonts w:asciiTheme="majorHAnsi" w:hAnsiTheme="majorHAnsi" w:cs="Symbol"/>
          <w:szCs w:val="32"/>
        </w:rPr>
        <w:t>ith this concept from</w:t>
      </w:r>
      <w:r w:rsidR="00513E4C">
        <w:rPr>
          <w:rFonts w:asciiTheme="majorHAnsi" w:hAnsiTheme="majorHAnsi" w:cs="Symbol"/>
          <w:szCs w:val="32"/>
        </w:rPr>
        <w:t xml:space="preserve"> Sprint 1. While not all user stories were finalized</w:t>
      </w:r>
      <w:ins w:id="44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 xml:space="preserve"> and delivered</w:t>
        </w:r>
      </w:ins>
      <w:r w:rsidR="00513E4C">
        <w:rPr>
          <w:rFonts w:asciiTheme="majorHAnsi" w:hAnsiTheme="majorHAnsi" w:cs="Symbol"/>
          <w:szCs w:val="32"/>
        </w:rPr>
        <w:t>, a significant amount of work was still completed.</w:t>
      </w:r>
      <w:r w:rsidR="00966C7D">
        <w:rPr>
          <w:rFonts w:asciiTheme="majorHAnsi" w:hAnsiTheme="majorHAnsi" w:cs="Symbol"/>
          <w:szCs w:val="32"/>
        </w:rPr>
        <w:t xml:space="preserve"> Given the time restrictions of </w:t>
      </w:r>
      <w:ins w:id="45" w:author="Jordan Chou" w:date="2016-04-10T17:28:00Z">
        <w:r w:rsidR="0045277A" w:rsidRPr="009418AF">
          <w:rPr>
            <w:rFonts w:asciiTheme="majorHAnsi" w:hAnsiTheme="majorHAnsi" w:cs="Symbol"/>
            <w:szCs w:val="32"/>
          </w:rPr>
          <w:t>team members</w:t>
        </w:r>
      </w:ins>
      <w:del w:id="46" w:author="Jordan Chou" w:date="2016-04-10T17:28:00Z">
        <w:r w:rsidR="00966C7D">
          <w:rPr>
            <w:rFonts w:asciiTheme="majorHAnsi" w:hAnsiTheme="majorHAnsi" w:cs="Symbol"/>
            <w:szCs w:val="32"/>
          </w:rPr>
          <w:delText>all us</w:delText>
        </w:r>
        <w:r w:rsidR="00354933">
          <w:rPr>
            <w:rFonts w:asciiTheme="majorHAnsi" w:hAnsiTheme="majorHAnsi" w:cs="Symbol"/>
            <w:szCs w:val="32"/>
          </w:rPr>
          <w:delText>er's</w:delText>
        </w:r>
      </w:del>
      <w:r w:rsidR="00354933">
        <w:rPr>
          <w:rFonts w:asciiTheme="majorHAnsi" w:hAnsiTheme="majorHAnsi" w:cs="Symbol"/>
          <w:szCs w:val="32"/>
        </w:rPr>
        <w:t xml:space="preserve"> during the sprint, it is </w:t>
      </w:r>
      <w:ins w:id="47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commendable that</w:t>
        </w:r>
      </w:ins>
      <w:del w:id="48" w:author="Jordan Chou" w:date="2016-04-10T17:28:00Z">
        <w:r w:rsidR="00354933">
          <w:rPr>
            <w:rFonts w:asciiTheme="majorHAnsi" w:hAnsiTheme="majorHAnsi" w:cs="Symbol"/>
            <w:szCs w:val="32"/>
          </w:rPr>
          <w:delText>respectable</w:delText>
        </w:r>
      </w:del>
      <w:r w:rsidR="00354933">
        <w:rPr>
          <w:rFonts w:asciiTheme="majorHAnsi" w:hAnsiTheme="majorHAnsi" w:cs="Symbol"/>
          <w:szCs w:val="32"/>
        </w:rPr>
        <w:t xml:space="preserve"> we </w:t>
      </w:r>
      <w:del w:id="49" w:author="Jordan Chou" w:date="2016-04-10T17:28:00Z">
        <w:r w:rsidR="00354933">
          <w:rPr>
            <w:rFonts w:asciiTheme="majorHAnsi" w:hAnsiTheme="majorHAnsi" w:cs="Symbol"/>
            <w:szCs w:val="32"/>
          </w:rPr>
          <w:delText xml:space="preserve">still </w:delText>
        </w:r>
      </w:del>
      <w:r w:rsidR="00354933">
        <w:rPr>
          <w:rFonts w:asciiTheme="majorHAnsi" w:hAnsiTheme="majorHAnsi" w:cs="Symbol"/>
          <w:szCs w:val="32"/>
        </w:rPr>
        <w:t xml:space="preserve">managed to complete the </w:t>
      </w:r>
      <w:ins w:id="50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amount of work</w:t>
        </w:r>
      </w:ins>
      <w:del w:id="51" w:author="Jordan Chou" w:date="2016-04-10T17:28:00Z">
        <w:r w:rsidR="00354933">
          <w:rPr>
            <w:rFonts w:asciiTheme="majorHAnsi" w:hAnsiTheme="majorHAnsi" w:cs="Symbol"/>
            <w:szCs w:val="32"/>
          </w:rPr>
          <w:delText>user stories</w:delText>
        </w:r>
      </w:del>
      <w:r w:rsidR="00354933">
        <w:rPr>
          <w:rFonts w:asciiTheme="majorHAnsi" w:hAnsiTheme="majorHAnsi" w:cs="Symbol"/>
          <w:szCs w:val="32"/>
        </w:rPr>
        <w:t xml:space="preserve"> we did.</w:t>
      </w:r>
    </w:p>
    <w:p w14:paraId="78B99A9A" w14:textId="3DC42CA7" w:rsidR="00377E02" w:rsidRPr="00377E02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3D3BFD65" w:rsidR="009F3E14" w:rsidRPr="00C02BBE" w:rsidRDefault="00E004DA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 xml:space="preserve">The weekly SCRUM meetings have continued throughout the sprint </w:t>
      </w:r>
      <w:r w:rsidR="002D044A">
        <w:rPr>
          <w:rFonts w:asciiTheme="majorHAnsi" w:hAnsiTheme="majorHAnsi" w:cs="Times"/>
        </w:rPr>
        <w:t xml:space="preserve">and have been </w:t>
      </w:r>
      <w:ins w:id="52" w:author="Jordan Chou" w:date="2016-04-10T17:28:00Z">
        <w:r w:rsidR="000C5653" w:rsidRPr="009418AF">
          <w:rPr>
            <w:rFonts w:asciiTheme="majorHAnsi" w:hAnsiTheme="majorHAnsi" w:cs="Times"/>
          </w:rPr>
          <w:t>greatly</w:t>
        </w:r>
      </w:ins>
      <w:del w:id="53" w:author="Jordan Chou" w:date="2016-04-10T17:28:00Z">
        <w:r w:rsidR="002D044A">
          <w:rPr>
            <w:rFonts w:asciiTheme="majorHAnsi" w:hAnsiTheme="majorHAnsi" w:cs="Times"/>
          </w:rPr>
          <w:delText>highly</w:delText>
        </w:r>
      </w:del>
      <w:r w:rsidR="002D044A">
        <w:rPr>
          <w:rFonts w:asciiTheme="majorHAnsi" w:hAnsiTheme="majorHAnsi" w:cs="Times"/>
        </w:rPr>
        <w:t xml:space="preserve"> beneficial. </w:t>
      </w:r>
      <w:ins w:id="54" w:author="Jordan Chou" w:date="2016-04-10T17:28:00Z">
        <w:r w:rsidR="00DD2513" w:rsidRPr="009418AF">
          <w:rPr>
            <w:rFonts w:asciiTheme="majorHAnsi" w:hAnsiTheme="majorHAnsi" w:cs="Times"/>
          </w:rPr>
          <w:t>P</w:t>
        </w:r>
        <w:r w:rsidR="002D044A" w:rsidRPr="009418AF">
          <w:rPr>
            <w:rFonts w:asciiTheme="majorHAnsi" w:hAnsiTheme="majorHAnsi" w:cs="Times"/>
          </w:rPr>
          <w:t>rogress</w:t>
        </w:r>
      </w:ins>
      <w:del w:id="55" w:author="Jordan Chou" w:date="2016-04-10T17:28:00Z">
        <w:r w:rsidR="002D044A">
          <w:rPr>
            <w:rFonts w:asciiTheme="majorHAnsi" w:hAnsiTheme="majorHAnsi" w:cs="Times"/>
          </w:rPr>
          <w:delText>Notable progress</w:delText>
        </w:r>
      </w:del>
      <w:r w:rsidR="002D044A">
        <w:rPr>
          <w:rFonts w:asciiTheme="majorHAnsi" w:hAnsiTheme="majorHAnsi" w:cs="Times"/>
        </w:rPr>
        <w:t xml:space="preserve"> was evident </w:t>
      </w:r>
      <w:ins w:id="56" w:author="Jordan Chou" w:date="2016-04-10T17:28:00Z">
        <w:r w:rsidR="00DD2513" w:rsidRPr="009418AF">
          <w:rPr>
            <w:rFonts w:asciiTheme="majorHAnsi" w:hAnsiTheme="majorHAnsi" w:cs="Times"/>
          </w:rPr>
          <w:t>towards</w:t>
        </w:r>
      </w:ins>
      <w:del w:id="57" w:author="Jordan Chou" w:date="2016-04-10T17:28:00Z">
        <w:r w:rsidR="002D044A">
          <w:rPr>
            <w:rFonts w:asciiTheme="majorHAnsi" w:hAnsiTheme="majorHAnsi" w:cs="Times"/>
          </w:rPr>
          <w:delText>on</w:delText>
        </w:r>
      </w:del>
      <w:r w:rsidR="002D044A">
        <w:rPr>
          <w:rFonts w:asciiTheme="majorHAnsi" w:hAnsiTheme="majorHAnsi" w:cs="Times"/>
        </w:rPr>
        <w:t xml:space="preserve"> the final product with the project taking shape </w:t>
      </w:r>
      <w:r w:rsidR="00714162">
        <w:rPr>
          <w:rFonts w:asciiTheme="majorHAnsi" w:hAnsiTheme="majorHAnsi" w:cs="Times"/>
        </w:rPr>
        <w:t>throughout the course of the Sprint.</w:t>
      </w:r>
      <w:r w:rsidR="00490B6A">
        <w:rPr>
          <w:rFonts w:asciiTheme="majorHAnsi" w:hAnsiTheme="majorHAnsi" w:cs="Times"/>
        </w:rPr>
        <w:t xml:space="preserve"> We aim to continue imple</w:t>
      </w:r>
      <w:r w:rsidR="0079636C">
        <w:rPr>
          <w:rFonts w:asciiTheme="majorHAnsi" w:hAnsiTheme="majorHAnsi" w:cs="Times"/>
        </w:rPr>
        <w:t xml:space="preserve">menting features so that we </w:t>
      </w:r>
      <w:ins w:id="58" w:author="Jordan Chou" w:date="2016-04-10T17:28:00Z">
        <w:r w:rsidR="00434E2E" w:rsidRPr="009418AF">
          <w:rPr>
            <w:rFonts w:asciiTheme="majorHAnsi" w:hAnsiTheme="majorHAnsi" w:cs="Times"/>
          </w:rPr>
          <w:t xml:space="preserve">can </w:t>
        </w:r>
      </w:ins>
      <w:r w:rsidR="0079636C">
        <w:rPr>
          <w:rFonts w:asciiTheme="majorHAnsi" w:hAnsiTheme="majorHAnsi" w:cs="Times"/>
        </w:rPr>
        <w:t xml:space="preserve">visibly see </w:t>
      </w:r>
      <w:r w:rsidR="00490B6A">
        <w:rPr>
          <w:rFonts w:asciiTheme="majorHAnsi" w:hAnsiTheme="majorHAnsi" w:cs="Times"/>
        </w:rPr>
        <w:t xml:space="preserve">the results as we </w:t>
      </w:r>
      <w:r w:rsidR="00BA4193">
        <w:rPr>
          <w:rFonts w:asciiTheme="majorHAnsi" w:hAnsiTheme="majorHAnsi" w:cs="Times"/>
        </w:rPr>
        <w:t>evolve</w:t>
      </w:r>
      <w:r w:rsidR="00490B6A">
        <w:rPr>
          <w:rFonts w:asciiTheme="majorHAnsi" w:hAnsiTheme="majorHAnsi" w:cs="Times"/>
        </w:rPr>
        <w:t xml:space="preserve"> through the upcoming Sprints.</w:t>
      </w:r>
      <w:r w:rsidR="00615F94">
        <w:rPr>
          <w:rFonts w:asciiTheme="majorHAnsi" w:hAnsiTheme="majorHAnsi" w:cs="Times"/>
        </w:rPr>
        <w:t xml:space="preserve"> We began utilizing Facebook as a </w:t>
      </w:r>
      <w:ins w:id="59" w:author="Jordan Chou" w:date="2016-04-10T17:28:00Z">
        <w:r w:rsidR="00694FFE" w:rsidRPr="009418AF">
          <w:rPr>
            <w:rFonts w:asciiTheme="majorHAnsi" w:hAnsiTheme="majorHAnsi" w:cs="Times"/>
          </w:rPr>
          <w:t>u</w:t>
        </w:r>
      </w:ins>
      <w:del w:id="60" w:author="Jordan Chou" w:date="2016-04-10T17:28:00Z">
        <w:r w:rsidR="00E76679">
          <w:rPr>
            <w:rFonts w:asciiTheme="majorHAnsi" w:hAnsiTheme="majorHAnsi" w:cs="Times"/>
          </w:rPr>
          <w:delText>re</w:delText>
        </w:r>
      </w:del>
      <w:r w:rsidR="00E76679">
        <w:rPr>
          <w:rFonts w:asciiTheme="majorHAnsi" w:hAnsiTheme="majorHAnsi" w:cs="Times"/>
        </w:rPr>
        <w:t>s</w:t>
      </w:r>
      <w:del w:id="61" w:author="Jordan Chou" w:date="2016-04-10T17:28:00Z">
        <w:r w:rsidR="00E76679">
          <w:rPr>
            <w:rFonts w:asciiTheme="majorHAnsi" w:hAnsiTheme="majorHAnsi" w:cs="Times"/>
          </w:rPr>
          <w:delText>ourc</w:delText>
        </w:r>
      </w:del>
      <w:r w:rsidR="00E76679">
        <w:rPr>
          <w:rFonts w:asciiTheme="majorHAnsi" w:hAnsiTheme="majorHAnsi" w:cs="Times"/>
        </w:rPr>
        <w:t xml:space="preserve">eful </w:t>
      </w:r>
      <w:r w:rsidR="00615F94">
        <w:rPr>
          <w:rFonts w:asciiTheme="majorHAnsi" w:hAnsiTheme="majorHAnsi" w:cs="Times"/>
        </w:rPr>
        <w:t>commun</w:t>
      </w:r>
      <w:r w:rsidR="00E76679">
        <w:rPr>
          <w:rFonts w:asciiTheme="majorHAnsi" w:hAnsiTheme="majorHAnsi" w:cs="Times"/>
        </w:rPr>
        <w:t>ication tool during this sprint</w:t>
      </w:r>
      <w:r w:rsidR="00615F94">
        <w:rPr>
          <w:rFonts w:asciiTheme="majorHAnsi" w:hAnsiTheme="majorHAnsi" w:cs="Times"/>
        </w:rPr>
        <w:t xml:space="preserve"> and </w:t>
      </w:r>
      <w:ins w:id="62" w:author="Jordan Chou" w:date="2016-04-10T17:28:00Z">
        <w:r w:rsidR="00694FFE" w:rsidRPr="009418AF">
          <w:rPr>
            <w:rFonts w:asciiTheme="majorHAnsi" w:hAnsiTheme="majorHAnsi" w:cs="Times"/>
          </w:rPr>
          <w:t>will</w:t>
        </w:r>
      </w:ins>
      <w:del w:id="63" w:author="Jordan Chou" w:date="2016-04-10T17:28:00Z">
        <w:r w:rsidR="00615F94">
          <w:rPr>
            <w:rFonts w:asciiTheme="majorHAnsi" w:hAnsiTheme="majorHAnsi" w:cs="Times"/>
          </w:rPr>
          <w:delText>aspire to</w:delText>
        </w:r>
      </w:del>
      <w:r w:rsidR="00615F94">
        <w:rPr>
          <w:rFonts w:asciiTheme="majorHAnsi" w:hAnsiTheme="majorHAnsi" w:cs="Times"/>
        </w:rPr>
        <w:t xml:space="preserve"> continue </w:t>
      </w:r>
      <w:ins w:id="64" w:author="Jordan Chou" w:date="2016-04-10T17:28:00Z">
        <w:r w:rsidR="00694FFE" w:rsidRPr="009418AF">
          <w:rPr>
            <w:rFonts w:asciiTheme="majorHAnsi" w:hAnsiTheme="majorHAnsi" w:cs="Times"/>
          </w:rPr>
          <w:t>to do so</w:t>
        </w:r>
      </w:ins>
      <w:del w:id="65" w:author="Jordan Chou" w:date="2016-04-10T17:28:00Z">
        <w:r w:rsidR="00615F94">
          <w:rPr>
            <w:rFonts w:asciiTheme="majorHAnsi" w:hAnsiTheme="majorHAnsi" w:cs="Times"/>
          </w:rPr>
          <w:delText>utilizing this tool</w:delText>
        </w:r>
      </w:del>
      <w:r w:rsidR="00615F94">
        <w:rPr>
          <w:rFonts w:asciiTheme="majorHAnsi" w:hAnsiTheme="majorHAnsi" w:cs="Times"/>
        </w:rPr>
        <w:t xml:space="preserve"> in </w:t>
      </w:r>
      <w:del w:id="66" w:author="Jordan Chou" w:date="2016-04-10T17:28:00Z">
        <w:r w:rsidR="00615F94">
          <w:rPr>
            <w:rFonts w:asciiTheme="majorHAnsi" w:hAnsiTheme="majorHAnsi" w:cs="Times"/>
          </w:rPr>
          <w:delText xml:space="preserve">the </w:delText>
        </w:r>
      </w:del>
      <w:r w:rsidR="00615F94">
        <w:rPr>
          <w:rFonts w:asciiTheme="majorHAnsi" w:hAnsiTheme="majorHAnsi" w:cs="Times"/>
        </w:rPr>
        <w:t>future</w:t>
      </w:r>
      <w:ins w:id="67" w:author="Jordan Chou" w:date="2016-04-10T17:28:00Z">
        <w:r w:rsidR="00694FFE" w:rsidRPr="009418AF">
          <w:rPr>
            <w:rFonts w:asciiTheme="majorHAnsi" w:hAnsiTheme="majorHAnsi" w:cs="Times"/>
          </w:rPr>
          <w:t xml:space="preserve"> sprints</w:t>
        </w:r>
      </w:ins>
      <w:r w:rsidR="00387C20">
        <w:rPr>
          <w:rFonts w:asciiTheme="majorHAnsi" w:hAnsiTheme="majorHAnsi" w:cs="Times"/>
        </w:rPr>
        <w:t>. The team will also continue to utilize BitBucket and Git as a code management platform</w:t>
      </w:r>
      <w:r w:rsidR="00E8194C">
        <w:rPr>
          <w:rFonts w:asciiTheme="majorHAnsi" w:hAnsiTheme="majorHAnsi" w:cs="Times"/>
        </w:rPr>
        <w:t xml:space="preserve">, as it has </w:t>
      </w:r>
      <w:r w:rsidR="00C33F3B">
        <w:rPr>
          <w:rFonts w:asciiTheme="majorHAnsi" w:hAnsiTheme="majorHAnsi" w:cs="Times"/>
        </w:rPr>
        <w:t>proved extremely useful thus</w:t>
      </w:r>
      <w:r w:rsidR="00E8194C">
        <w:rPr>
          <w:rFonts w:asciiTheme="majorHAnsi" w:hAnsiTheme="majorHAnsi" w:cs="Times"/>
        </w:rPr>
        <w:t xml:space="preserve"> far in the project.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19FD606E" w14:textId="2DF2A5A7" w:rsidR="00AE05A5" w:rsidRPr="00E475FA" w:rsidRDefault="00DE7673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teams overall output of user stories</w:t>
      </w:r>
      <w:r w:rsidR="003A4E15">
        <w:rPr>
          <w:rFonts w:asciiTheme="majorHAnsi" w:hAnsiTheme="majorHAnsi" w:cs="Times"/>
        </w:rPr>
        <w:t xml:space="preserve"> this sprint </w:t>
      </w:r>
      <w:ins w:id="68" w:author="Jordan Chou" w:date="2016-04-10T17:28:00Z">
        <w:r w:rsidR="009045B7" w:rsidRPr="009418AF">
          <w:rPr>
            <w:rFonts w:asciiTheme="majorHAnsi" w:hAnsiTheme="majorHAnsi" w:cs="Times"/>
          </w:rPr>
          <w:t>did not meet expectations</w:t>
        </w:r>
        <w:r w:rsidR="003A4E15" w:rsidRPr="009418AF">
          <w:rPr>
            <w:rFonts w:asciiTheme="majorHAnsi" w:hAnsiTheme="majorHAnsi" w:cs="Times"/>
          </w:rPr>
          <w:t>.</w:t>
        </w:r>
      </w:ins>
      <w:del w:id="69" w:author="Jordan Chou" w:date="2016-04-10T17:28:00Z">
        <w:r w:rsidR="003A4E15">
          <w:rPr>
            <w:rFonts w:asciiTheme="majorHAnsi" w:hAnsiTheme="majorHAnsi" w:cs="Times"/>
          </w:rPr>
          <w:delText>was below expected.</w:delText>
        </w:r>
      </w:del>
      <w:r w:rsidR="003A4E15">
        <w:rPr>
          <w:rFonts w:asciiTheme="majorHAnsi" w:hAnsiTheme="majorHAnsi" w:cs="Times"/>
        </w:rPr>
        <w:t xml:space="preserve"> We aimed to </w:t>
      </w:r>
      <w:ins w:id="70" w:author="Jordan Chou" w:date="2016-04-10T17:28:00Z">
        <w:r w:rsidR="001A0DEB" w:rsidRPr="009418AF">
          <w:rPr>
            <w:rFonts w:asciiTheme="majorHAnsi" w:hAnsiTheme="majorHAnsi" w:cs="Times"/>
          </w:rPr>
          <w:t>deliver</w:t>
        </w:r>
      </w:ins>
      <w:del w:id="71" w:author="Jordan Chou" w:date="2016-04-10T17:28:00Z">
        <w:r w:rsidR="00A128C8">
          <w:rPr>
            <w:rFonts w:asciiTheme="majorHAnsi" w:hAnsiTheme="majorHAnsi" w:cs="Times"/>
          </w:rPr>
          <w:delText>complete</w:delText>
        </w:r>
      </w:del>
      <w:r w:rsidR="003A4E15">
        <w:rPr>
          <w:rFonts w:asciiTheme="majorHAnsi" w:hAnsiTheme="majorHAnsi" w:cs="Times"/>
        </w:rPr>
        <w:t xml:space="preserve"> more user stories than the last Sprint, yet the opposite </w:t>
      </w:r>
      <w:r w:rsidR="00A128C8">
        <w:rPr>
          <w:rFonts w:asciiTheme="majorHAnsi" w:hAnsiTheme="majorHAnsi" w:cs="Times"/>
        </w:rPr>
        <w:t>occurred</w:t>
      </w:r>
      <w:r w:rsidR="003A4E15">
        <w:rPr>
          <w:rFonts w:asciiTheme="majorHAnsi" w:hAnsiTheme="majorHAnsi" w:cs="Times"/>
        </w:rPr>
        <w:t xml:space="preserve"> as we</w:t>
      </w:r>
      <w:r w:rsidR="00324363">
        <w:rPr>
          <w:rFonts w:asciiTheme="majorHAnsi" w:hAnsiTheme="majorHAnsi" w:cs="Times"/>
        </w:rPr>
        <w:t xml:space="preserve"> clearly</w:t>
      </w:r>
      <w:r w:rsidR="003A4E15">
        <w:rPr>
          <w:rFonts w:asciiTheme="majorHAnsi" w:hAnsiTheme="majorHAnsi" w:cs="Times"/>
        </w:rPr>
        <w:t xml:space="preserve"> </w:t>
      </w:r>
      <w:ins w:id="72" w:author="Jordan Chou" w:date="2016-04-10T17:28:00Z">
        <w:r w:rsidR="008B6DCF" w:rsidRPr="009418AF">
          <w:rPr>
            <w:rFonts w:asciiTheme="majorHAnsi" w:hAnsiTheme="majorHAnsi" w:cs="Times"/>
          </w:rPr>
          <w:t>misjudged the time we had available (due to other assessments and commitments)</w:t>
        </w:r>
        <w:r w:rsidR="003A4E15" w:rsidRPr="009418AF">
          <w:rPr>
            <w:rFonts w:asciiTheme="majorHAnsi" w:hAnsiTheme="majorHAnsi" w:cs="Times"/>
          </w:rPr>
          <w:t>.</w:t>
        </w:r>
      </w:ins>
      <w:del w:id="73" w:author="Jordan Chou" w:date="2016-04-10T17:28:00Z">
        <w:r w:rsidR="00324363">
          <w:rPr>
            <w:rFonts w:asciiTheme="majorHAnsi" w:hAnsiTheme="majorHAnsi" w:cs="Times"/>
          </w:rPr>
          <w:delText>underperformed</w:delText>
        </w:r>
        <w:r w:rsidR="003A4E15">
          <w:rPr>
            <w:rFonts w:asciiTheme="majorHAnsi" w:hAnsiTheme="majorHAnsi" w:cs="Times"/>
          </w:rPr>
          <w:delText>.</w:delText>
        </w:r>
      </w:del>
      <w:r w:rsidR="00C92198">
        <w:rPr>
          <w:rFonts w:asciiTheme="majorHAnsi" w:hAnsiTheme="majorHAnsi" w:cs="Times"/>
        </w:rPr>
        <w:t xml:space="preserve"> Numerous </w:t>
      </w:r>
      <w:r w:rsidR="00120F42">
        <w:rPr>
          <w:rFonts w:asciiTheme="majorHAnsi" w:hAnsiTheme="majorHAnsi" w:cs="Times"/>
        </w:rPr>
        <w:t>external</w:t>
      </w:r>
      <w:r w:rsidR="00C92198">
        <w:rPr>
          <w:rFonts w:asciiTheme="majorHAnsi" w:hAnsiTheme="majorHAnsi" w:cs="Times"/>
        </w:rPr>
        <w:t xml:space="preserve"> factors and the </w:t>
      </w:r>
      <w:del w:id="74" w:author="Jordan Chou" w:date="2016-04-10T17:28:00Z">
        <w:r w:rsidR="00127981">
          <w:rPr>
            <w:rFonts w:asciiTheme="majorHAnsi" w:hAnsiTheme="majorHAnsi" w:cs="Times"/>
          </w:rPr>
          <w:delText xml:space="preserve">stringent </w:delText>
        </w:r>
      </w:del>
      <w:r w:rsidR="00127981">
        <w:rPr>
          <w:rFonts w:asciiTheme="majorHAnsi" w:hAnsiTheme="majorHAnsi" w:cs="Times"/>
        </w:rPr>
        <w:t>time constraints</w:t>
      </w:r>
      <w:r w:rsidR="00C92198">
        <w:rPr>
          <w:rFonts w:asciiTheme="majorHAnsi" w:hAnsiTheme="majorHAnsi" w:cs="Times"/>
        </w:rPr>
        <w:t xml:space="preserve"> of team members has resulted in </w:t>
      </w:r>
      <w:ins w:id="75" w:author="Jordan Chou" w:date="2016-04-10T17:28:00Z">
        <w:r w:rsidR="008B6DCF" w:rsidRPr="009418AF">
          <w:rPr>
            <w:rFonts w:asciiTheme="majorHAnsi" w:hAnsiTheme="majorHAnsi" w:cs="Times"/>
          </w:rPr>
          <w:t>lesser contributions to the project and the results, or lack thereof, reflect this.</w:t>
        </w:r>
      </w:ins>
      <w:del w:id="76" w:author="Jordan Chou" w:date="2016-04-10T17:28:00Z">
        <w:r w:rsidR="00C92198">
          <w:rPr>
            <w:rFonts w:asciiTheme="majorHAnsi" w:hAnsiTheme="majorHAnsi" w:cs="Times"/>
          </w:rPr>
          <w:delText>a lower focus and as a r</w:delText>
        </w:r>
        <w:r w:rsidR="00664632">
          <w:rPr>
            <w:rFonts w:asciiTheme="majorHAnsi" w:hAnsiTheme="majorHAnsi" w:cs="Times"/>
          </w:rPr>
          <w:delText>esult, our</w:delText>
        </w:r>
        <w:r w:rsidR="00C92198">
          <w:rPr>
            <w:rFonts w:asciiTheme="majorHAnsi" w:hAnsiTheme="majorHAnsi" w:cs="Times"/>
          </w:rPr>
          <w:delText xml:space="preserve"> </w:delText>
        </w:r>
        <w:r w:rsidR="00DA5FC5">
          <w:rPr>
            <w:rFonts w:asciiTheme="majorHAnsi" w:hAnsiTheme="majorHAnsi" w:cs="Times"/>
          </w:rPr>
          <w:delText>development</w:delText>
        </w:r>
        <w:r w:rsidR="00C92198">
          <w:rPr>
            <w:rFonts w:asciiTheme="majorHAnsi" w:hAnsiTheme="majorHAnsi" w:cs="Times"/>
          </w:rPr>
          <w:delText xml:space="preserve"> refl</w:delText>
        </w:r>
        <w:r w:rsidR="00FA69B9">
          <w:rPr>
            <w:rFonts w:asciiTheme="majorHAnsi" w:hAnsiTheme="majorHAnsi" w:cs="Times"/>
          </w:rPr>
          <w:delText>ects this.</w:delText>
        </w:r>
      </w:del>
      <w:r w:rsidR="00FA69B9">
        <w:rPr>
          <w:rFonts w:asciiTheme="majorHAnsi" w:hAnsiTheme="majorHAnsi" w:cs="Times"/>
        </w:rPr>
        <w:t xml:space="preserve"> Despite the Sprint being 50% longer than the last, we completed 50% less user stories</w:t>
      </w:r>
      <w:del w:id="77" w:author="Jordan Chou" w:date="2016-04-10T17:28:00Z">
        <w:r w:rsidR="00FA69B9">
          <w:rPr>
            <w:rFonts w:asciiTheme="majorHAnsi" w:hAnsiTheme="majorHAnsi" w:cs="Times"/>
          </w:rPr>
          <w:delText xml:space="preserve"> as a result of limited time to work on the project</w:delText>
        </w:r>
      </w:del>
      <w:r w:rsidR="00FA69B9">
        <w:rPr>
          <w:rFonts w:asciiTheme="majorHAnsi" w:hAnsiTheme="majorHAnsi" w:cs="Times"/>
        </w:rPr>
        <w:t>.</w:t>
      </w:r>
      <w:r w:rsidR="00276146">
        <w:rPr>
          <w:rFonts w:asciiTheme="majorHAnsi" w:hAnsiTheme="majorHAnsi" w:cs="Times"/>
        </w:rPr>
        <w:t xml:space="preserve"> Our aim to start holding multiple meetings throug</w:t>
      </w:r>
      <w:r w:rsidR="00B4073A">
        <w:rPr>
          <w:rFonts w:asciiTheme="majorHAnsi" w:hAnsiTheme="majorHAnsi" w:cs="Times"/>
        </w:rPr>
        <w:t>hout the week was not achieved</w:t>
      </w:r>
      <w:r w:rsidR="00E91306">
        <w:rPr>
          <w:rFonts w:asciiTheme="majorHAnsi" w:hAnsiTheme="majorHAnsi" w:cs="Times"/>
        </w:rPr>
        <w:t>, even if overall communication was slight</w:t>
      </w:r>
      <w:ins w:id="78" w:author="Jordan Chou" w:date="2016-04-10T17:28:00Z">
        <w:r w:rsidR="008B6DCF" w:rsidRPr="009418AF">
          <w:rPr>
            <w:rFonts w:asciiTheme="majorHAnsi" w:hAnsiTheme="majorHAnsi" w:cs="Times"/>
          </w:rPr>
          <w:t>l</w:t>
        </w:r>
      </w:ins>
      <w:r w:rsidR="00E91306">
        <w:rPr>
          <w:rFonts w:asciiTheme="majorHAnsi" w:hAnsiTheme="majorHAnsi" w:cs="Times"/>
        </w:rPr>
        <w:t>y increased.</w:t>
      </w: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6CD7DD50" w:rsidR="00527825" w:rsidRDefault="00676664" w:rsidP="00290904">
      <w:pPr>
        <w:widowControl w:val="0"/>
        <w:autoSpaceDE w:val="0"/>
        <w:autoSpaceDN w:val="0"/>
        <w:adjustRightInd w:val="0"/>
        <w:spacing w:line="320" w:lineRule="atLeast"/>
        <w:jc w:val="both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The team wants to start better utilizing their availa</w:t>
      </w:r>
      <w:r w:rsidR="00B7379B">
        <w:rPr>
          <w:rFonts w:asciiTheme="majorHAnsi" w:hAnsiTheme="majorHAnsi" w:cs="Calibri"/>
          <w:bCs/>
        </w:rPr>
        <w:t>ble time to work on the project.</w:t>
      </w:r>
      <w:r w:rsidR="00EC1388">
        <w:rPr>
          <w:rFonts w:asciiTheme="majorHAnsi" w:hAnsiTheme="majorHAnsi" w:cs="Calibri"/>
          <w:bCs/>
        </w:rPr>
        <w:t xml:space="preserve"> In some cases, work was duplicated as a result of poor communication and this could be enhanced in the future.</w:t>
      </w:r>
      <w:r w:rsidR="005757D5">
        <w:rPr>
          <w:rFonts w:asciiTheme="majorHAnsi" w:hAnsiTheme="majorHAnsi" w:cs="Calibri"/>
          <w:bCs/>
        </w:rPr>
        <w:t xml:space="preserve"> When a team member is struggling to complete a user story, we want to start allocating another member to that story to assist and provide a new</w:t>
      </w:r>
      <w:r w:rsidR="00B33DA7">
        <w:rPr>
          <w:rFonts w:asciiTheme="majorHAnsi" w:hAnsiTheme="majorHAnsi" w:cs="Calibri"/>
          <w:bCs/>
        </w:rPr>
        <w:t xml:space="preserve"> perspective to help completion. We also aim to hold short</w:t>
      </w:r>
      <w:r w:rsidR="00320556">
        <w:rPr>
          <w:rFonts w:asciiTheme="majorHAnsi" w:hAnsiTheme="majorHAnsi" w:cs="Calibri"/>
          <w:bCs/>
        </w:rPr>
        <w:t xml:space="preserve"> and</w:t>
      </w:r>
      <w:r w:rsidR="00B33DA7">
        <w:rPr>
          <w:rFonts w:asciiTheme="majorHAnsi" w:hAnsiTheme="majorHAnsi" w:cs="Calibri"/>
          <w:bCs/>
        </w:rPr>
        <w:t xml:space="preserve"> informal online meetings at least once a week, in addition to our standard weekly progress meetings.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8ED01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D16F6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AB779E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C18C0E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CACB22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83BA5B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520B25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824902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A379EE8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D7E1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EE767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E6EEB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4089B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01B0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4ABF6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29CB73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12E98A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A1D0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1BBFB9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B0439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C1E19B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9CCCF0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1301C9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C476E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13989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BD2F7E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7C772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CF351F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D9CE2F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6BC4DA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34E12D" w14:textId="587C91AB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Appendix B: Screenshots of Functionality</w:t>
      </w:r>
    </w:p>
    <w:p w14:paraId="32541F3D" w14:textId="2D4A0FE0" w:rsidR="007E733A" w:rsidRDefault="00C954B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4FBFA6" wp14:editId="56FCF4F0">
                <wp:simplePos x="0" y="0"/>
                <wp:positionH relativeFrom="column">
                  <wp:posOffset>51010</wp:posOffset>
                </wp:positionH>
                <wp:positionV relativeFrom="paragraph">
                  <wp:posOffset>164019</wp:posOffset>
                </wp:positionV>
                <wp:extent cx="5486400" cy="5858583"/>
                <wp:effectExtent l="0" t="0" r="0" b="8890"/>
                <wp:wrapThrough wrapText="bothSides">
                  <wp:wrapPolygon edited="0">
                    <wp:start x="2000" y="0"/>
                    <wp:lineTo x="2000" y="12174"/>
                    <wp:lineTo x="9900" y="13485"/>
                    <wp:lineTo x="10800" y="13485"/>
                    <wp:lineTo x="0" y="14235"/>
                    <wp:lineTo x="0" y="21071"/>
                    <wp:lineTo x="6700" y="21539"/>
                    <wp:lineTo x="14400" y="21539"/>
                    <wp:lineTo x="21500" y="21071"/>
                    <wp:lineTo x="21500" y="14235"/>
                    <wp:lineTo x="10800" y="13485"/>
                    <wp:lineTo x="11600" y="13485"/>
                    <wp:lineTo x="19100" y="12174"/>
                    <wp:lineTo x="19100" y="0"/>
                    <wp:lineTo x="200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858583"/>
                          <a:chOff x="0" y="0"/>
                          <a:chExt cx="5486400" cy="585858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1663" y="0"/>
                            <a:ext cx="4279265" cy="331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84311"/>
                            <a:ext cx="5486400" cy="183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609646" y="3317534"/>
                            <a:ext cx="21697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A8221C" w14:textId="18436C8B" w:rsidR="00C954B3" w:rsidRPr="00C954B3" w:rsidRDefault="00C954B3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1: Administration - Submission Overview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662545" y="5629983"/>
                            <a:ext cx="20605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5E7E7" w14:textId="7A481306" w:rsidR="00C954B3" w:rsidRPr="00C954B3" w:rsidRDefault="00C954B3" w:rsidP="00C954B3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2: Administration - Submission Listing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FBFA6" id="Group_x0020_10" o:spid="_x0000_s1026" style="position:absolute;margin-left:4pt;margin-top:12.9pt;width:6in;height:461.3pt;z-index:251664384" coordsize="5486400,585858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" o:spid="_x0000_s1027" type="#_x0000_t75" style="position:absolute;left:551663;width:4279265;height:33134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2&#10;EQrAAAAA2gAAAA8AAABkcnMvZG93bnJldi54bWxET9uKwjAQfV/Yfwiz4NuarqAu1VQWURBE8LK+&#10;D83YVptJbWKtfr0RBJ+Gw7nOeNKaUjRUu8Kygp9uBII4tbrgTMH/bv79C8J5ZI2lZVJwIweT5PNj&#10;jLG2V95Qs/WZCCHsYlSQe1/FUro0J4OuayviwB1sbdAHWGdS13gN4aaUvSgaSIMFh4YcK5rmlJ62&#10;F6PghMfKpcvp8nwf9tflfh1dVvOZUp2v9m8EwlPr3+KXe6HDfHi+8rwye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TXYRCsAAAADaAAAADwAAAAAAAAAAAAAAAACcAgAAZHJz&#10;L2Rvd25yZXYueG1sUEsFBgAAAAAEAAQA9wAAAIkDAAAAAA==&#10;">
                  <v:imagedata r:id="rId14" o:title=""/>
                  <v:path arrowok="t"/>
                </v:shape>
                <v:shape id="Picture_x0020_2" o:spid="_x0000_s1028" type="#_x0000_t75" style="position:absolute;top:3884311;width:5486400;height:18345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n&#10;+/DDAAAA2gAAAA8AAABkcnMvZG93bnJldi54bWxEj0FrwkAUhO9C/8PyCr3VTUKVkmYjrSjVi41a&#10;PD+yzySYfRuy25j++65Q8DjMzDdMthhNKwbqXWNZQTyNQBCXVjdcKfg+rp9fQTiPrLG1TAp+ycEi&#10;f5hkmGp75T0NB1+JAGGXooLa+y6V0pU1GXRT2xEH72x7gz7IvpK6x2uAm1YmUTSXBhsOCzV2tKyp&#10;vBx+jILIxC+n2Xq3/RpWfEkKWcQfn5VST4/j+xsIT6O/h//bG60ggduVcANk/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2f78MMAAADaAAAADwAAAAAAAAAAAAAAAACcAgAA&#10;ZHJzL2Rvd25yZXYueG1sUEsFBgAAAAAEAAQA9wAAAIwDAAAAAA==&#10;">
                  <v:imagedata r:id="rId15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8" o:spid="_x0000_s1029" type="#_x0000_t202" style="position:absolute;left:1609646;top:3317534;width:21697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40A8221C" w14:textId="18436C8B" w:rsidR="00C954B3" w:rsidRPr="00C954B3" w:rsidRDefault="00C954B3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1: Administration - Submission Overview</w:t>
                        </w:r>
                      </w:p>
                    </w:txbxContent>
                  </v:textbox>
                </v:shape>
                <v:shape id="Text_x0020_Box_x0020_9" o:spid="_x0000_s1030" type="#_x0000_t202" style="position:absolute;left:1662545;top:5629983;width:206057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24A5E7E7" w14:textId="7A481306" w:rsidR="00C954B3" w:rsidRPr="00C954B3" w:rsidRDefault="00C954B3" w:rsidP="00C954B3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2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Admi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nistration - Submission Listing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0C3E93F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50449F1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DC53A34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52CF6C0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539E4B7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DF7678" w14:textId="10B883D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41CC8F4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6FD113C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7EBC8CBF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31700A8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46281AC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15705D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B846133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091AA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F585325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A7A79A0" w14:textId="6491FD0D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798B809" w14:textId="4FE357AA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8D8DAA2" w14:textId="3B1B93CC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2483686" w14:textId="7664653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760529A" w14:textId="297A291F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4D9F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FE6BD1" w14:textId="4718DA93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7B2DC2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9736A2" w14:textId="1C201E1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2CECE2FD" w:rsidR="0045157B" w:rsidRPr="009341EC" w:rsidRDefault="007C71E2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CCCB2B" wp14:editId="4E228586">
                <wp:simplePos x="0" y="0"/>
                <wp:positionH relativeFrom="column">
                  <wp:posOffset>-2263</wp:posOffset>
                </wp:positionH>
                <wp:positionV relativeFrom="paragraph">
                  <wp:posOffset>0</wp:posOffset>
                </wp:positionV>
                <wp:extent cx="5498465" cy="8059848"/>
                <wp:effectExtent l="0" t="0" r="0" b="0"/>
                <wp:wrapThrough wrapText="bothSides">
                  <wp:wrapPolygon edited="0">
                    <wp:start x="0" y="0"/>
                    <wp:lineTo x="0" y="4561"/>
                    <wp:lineTo x="10776" y="5446"/>
                    <wp:lineTo x="0" y="5446"/>
                    <wp:lineTo x="0" y="10075"/>
                    <wp:lineTo x="10776" y="10892"/>
                    <wp:lineTo x="0" y="10960"/>
                    <wp:lineTo x="0" y="15589"/>
                    <wp:lineTo x="10776" y="16338"/>
                    <wp:lineTo x="0" y="16474"/>
                    <wp:lineTo x="0" y="21103"/>
                    <wp:lineTo x="7982" y="21512"/>
                    <wp:lineTo x="13470" y="21512"/>
                    <wp:lineTo x="21453" y="21103"/>
                    <wp:lineTo x="21453" y="16474"/>
                    <wp:lineTo x="10776" y="16338"/>
                    <wp:lineTo x="21453" y="15589"/>
                    <wp:lineTo x="21453" y="10960"/>
                    <wp:lineTo x="10776" y="10892"/>
                    <wp:lineTo x="21453" y="10075"/>
                    <wp:lineTo x="21453" y="5446"/>
                    <wp:lineTo x="10776" y="5446"/>
                    <wp:lineTo x="21453" y="4561"/>
                    <wp:lineTo x="21453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465" cy="8059848"/>
                          <a:chOff x="0" y="0"/>
                          <a:chExt cx="5498465" cy="8059848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55137"/>
                            <a:ext cx="5486400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10273"/>
                            <a:ext cx="54984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174463"/>
                            <a:ext cx="5486400" cy="171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172831" y="1720158"/>
                            <a:ext cx="1139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BD6E47" w14:textId="19906CFE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3: Home Page</w:t>
                              </w:r>
                            </w:p>
                            <w:p w14:paraId="5DFEF882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172831" y="3775295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4DC7E1" w14:textId="5D761B37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4: User Profile</w:t>
                              </w:r>
                            </w:p>
                            <w:p w14:paraId="1ED49C1F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000815" y="5830432"/>
                            <a:ext cx="14839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560D7" w14:textId="6FD6AAAE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5: Post Submission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000815" y="7831248"/>
                            <a:ext cx="14852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3835AE" w14:textId="310A2864" w:rsidR="006F0F65" w:rsidRPr="00C954B3" w:rsidRDefault="006F0F65" w:rsidP="006F0F65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6: View Submission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CCB2B" id="Group_x0020_17" o:spid="_x0000_s1031" style="position:absolute;margin-left:-.2pt;margin-top:0;width:432.95pt;height:634.65pt;z-index:251674624" coordsize="5498465,805984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">
                <v:shape id="Picture_x0020_3" o:spid="_x0000_s1032" type="#_x0000_t75" style="position:absolute;width:54857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N&#10;hrPBAAAA2gAAAA8AAABkcnMvZG93bnJldi54bWxEj0FrwkAUhO+C/2F5gjfdtEIp0VVsqeLFg4ng&#10;9ZF9ZqPZt2l2jfHfuwWhx2FmvmEWq97WoqPWV44VvE0TEMSF0xWXCo75ZvIJwgdkjbVjUvAgD6vl&#10;cLDAVLs7H6jLQikihH2KCkwITSqlLwxZ9FPXEEfv7FqLIcq2lLrFe4TbWr4nyYe0WHFcMNjQt6Hi&#10;mt2sgspmazZdvvu1Xz+Xcr895Sdkpcajfj0HEagP/+FXe6cVzODvSrwBcvkE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JNhrPBAAAA2gAAAA8AAAAAAAAAAAAAAAAAnAIAAGRy&#10;cy9kb3ducmV2LnhtbFBLBQYAAAAABAAEAPcAAACKAwAAAAA=&#10;">
                  <v:imagedata r:id="rId20" o:title=""/>
                  <v:path arrowok="t"/>
                  <o:lock v:ext="edit" aspectratio="f"/>
                </v:shape>
                <v:shape id="Picture_x0020_4" o:spid="_x0000_s1033" type="#_x0000_t75" style="position:absolute;top:2055137;width:5486400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9&#10;0HvDAAAA2gAAAA8AAABkcnMvZG93bnJldi54bWxEj0FrwkAUhO8F/8PyhN7qxipBoquIUCpFpGou&#10;3h7ZZxLNvk2zaxL/vVso9DjMzDfMYtWbSrTUuNKygvEoAkGcWV1yriA9fbzNQDiPrLGyTAoe5GC1&#10;HLwsMNG24wO1R5+LAGGXoILC+zqR0mUFGXQjWxMH72Ibgz7IJpe6wS7ATSXfoyiWBksOCwXWtCko&#10;ux3vRsF3dd5ff7o4/Yri+yNt9efE7Vip12G/noPw1Pv/8F97qxVM4fdKuAFy+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N/3Qe8MAAADaAAAADwAAAAAAAAAAAAAAAACcAgAA&#10;ZHJzL2Rvd25yZXYueG1sUEsFBgAAAAAEAAQA9wAAAIwDAAAAAA==&#10;">
                  <v:imagedata r:id="rId21" o:title=""/>
                  <v:path arrowok="t"/>
                  <o:lock v:ext="edit" aspectratio="f"/>
                </v:shape>
                <v:shape id="Picture_x0020_5" o:spid="_x0000_s1034" type="#_x0000_t75" style="position:absolute;top:4110273;width:54984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K&#10;mYrBAAAA2gAAAA8AAABkcnMvZG93bnJldi54bWxEj0GLwjAUhO/C/ofwFryIpru6RatRZEHw2irs&#10;9dE8m2LzUpqsVn+9EQSPw8x8w6w2vW3EhTpfO1bwNUlAEJdO11wpOB524zkIH5A1No5JwY08bNYf&#10;gxVm2l05p0sRKhEh7DNUYEJoMyl9aciin7iWOHon11kMUXaV1B1eI9w28jtJUmmx5rhgsKVfQ+W5&#10;+LcKRiYPWzKztlic9ul9UU6nt/xPqeFnv12CCNSHd/jV3msFP/C8Em+AXD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vKmYrBAAAA2gAAAA8AAAAAAAAAAAAAAAAAnAIAAGRy&#10;cy9kb3ducmV2LnhtbFBLBQYAAAAABAAEAPcAAACKAwAAAAA=&#10;">
                  <v:imagedata r:id="rId22" o:title=""/>
                  <v:path arrowok="t"/>
                </v:shape>
                <v:shape id="Picture_x0020_7" o:spid="_x0000_s1035" type="#_x0000_t75" style="position:absolute;top:6174463;width:5486400;height:171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Ee&#10;aNDCAAAA2gAAAA8AAABkcnMvZG93bnJldi54bWxEj09rAjEUxO9Cv0N4hV6kZvWgZWsUEdTt0T+H&#10;PT6S183i5mXdRN1++0YQPA4z8xtmvuxdI27UhdqzgvEoA0Gsvam5UnA6bj6/QISIbLDxTAr+KMBy&#10;8TaYY278nfd0O8RKJAiHHBXYGNtcyqAtOQwj3xIn79d3DmOSXSVNh/cEd42cZNlUOqw5LVhsaW1J&#10;nw9Xp0CvLtur1ZddMZyedYm6LGc/hVIf7/3qG0SkPr7Cz3ZhFMzgcSXdALn4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xHmjQwgAAANoAAAAPAAAAAAAAAAAAAAAAAJwCAABk&#10;cnMvZG93bnJldi54bWxQSwUGAAAAAAQABAD3AAAAiwMAAAAA&#10;">
                  <v:imagedata r:id="rId23" o:title=""/>
                  <v:path arrowok="t"/>
                </v:shape>
                <v:shape id="Text_x0020_Box_x0020_11" o:spid="_x0000_s1036" type="#_x0000_t202" style="position:absolute;left:2172831;top:1720158;width:113982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7BD6E47" w14:textId="19906CFE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3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Home Page</w:t>
                        </w:r>
                      </w:p>
                      <w:p w14:paraId="5DFEF882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2" o:spid="_x0000_s1037" type="#_x0000_t202" style="position:absolute;left:2172831;top:3775295;width:11430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4C4DC7E1" w14:textId="5D761B37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4: User Profile</w:t>
                        </w:r>
                      </w:p>
                      <w:p w14:paraId="1ED49C1F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3" o:spid="_x0000_s1038" type="#_x0000_t202" style="position:absolute;left:2000815;top:5830432;width:14839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25B560D7" w14:textId="6FD6AAAE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5: Post Submission Form</w:t>
                        </w:r>
                      </w:p>
                    </w:txbxContent>
                  </v:textbox>
                </v:shape>
                <v:shape id="Text_x0020_Box_x0020_16" o:spid="_x0000_s1039" type="#_x0000_t202" style="position:absolute;left:2000815;top:7831248;width:148526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2F3835AE" w14:textId="310A2864" w:rsidR="006F0F65" w:rsidRPr="00C954B3" w:rsidRDefault="006F0F65" w:rsidP="006F0F65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6: View Submission List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45157B" w:rsidRPr="009341EC" w:rsidSect="00F63648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BE546E" w14:textId="77777777" w:rsidR="00E53CF9" w:rsidRDefault="00E53CF9" w:rsidP="001B0D2F">
      <w:r>
        <w:separator/>
      </w:r>
    </w:p>
  </w:endnote>
  <w:endnote w:type="continuationSeparator" w:id="0">
    <w:p w14:paraId="17D3C8FA" w14:textId="77777777" w:rsidR="00E53CF9" w:rsidRDefault="00E53CF9" w:rsidP="001B0D2F">
      <w:r>
        <w:continuationSeparator/>
      </w:r>
    </w:p>
  </w:endnote>
  <w:endnote w:type="continuationNotice" w:id="1">
    <w:p w14:paraId="3A79F15F" w14:textId="77777777" w:rsidR="00E53CF9" w:rsidRDefault="00E53C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1"/>
      <w:gridCol w:w="429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9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2"/>
      <w:gridCol w:w="582"/>
    </w:tblGrid>
    <w:tr w:rsidR="002A3697" w14:paraId="1A1C409B" w14:textId="77777777" w:rsidTr="006612D0">
      <w:tc>
        <w:tcPr>
          <w:tcW w:w="4669" w:type="pct"/>
          <w:tcBorders>
            <w:right w:val="single" w:sz="18" w:space="0" w:color="4F81BD" w:themeColor="accent1"/>
          </w:tcBorders>
        </w:tcPr>
        <w:p w14:paraId="08D9CB47" w14:textId="6DD4757A" w:rsidR="002A3697" w:rsidRPr="00412958" w:rsidRDefault="00DD0CC0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 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>Hooli XYZ</w:t>
          </w:r>
        </w:p>
      </w:tc>
      <w:tc>
        <w:tcPr>
          <w:tcW w:w="331" w:type="pct"/>
          <w:tcBorders>
            <w:left w:val="single" w:sz="18" w:space="0" w:color="4F81BD" w:themeColor="accent1"/>
          </w:tcBorders>
        </w:tcPr>
        <w:p w14:paraId="26580749" w14:textId="0AABB9CB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B6197F">
            <w:rPr>
              <w:rFonts w:ascii="Calibri" w:hAnsi="Calibri"/>
              <w:b/>
              <w:noProof/>
              <w:color w:val="4F81BD" w:themeColor="accent1"/>
            </w:rPr>
            <w:t>12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  <w:r w:rsidR="00DD0CC0">
            <w:rPr>
              <w:rFonts w:ascii="Calibri" w:hAnsi="Calibri"/>
              <w:b/>
              <w:color w:val="4F81BD" w:themeColor="accent1"/>
            </w:rPr>
            <w:t xml:space="preserve"> </w:t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3B200C" w14:textId="77777777" w:rsidR="00E53CF9" w:rsidRDefault="00E53CF9" w:rsidP="001B0D2F">
      <w:r>
        <w:separator/>
      </w:r>
    </w:p>
  </w:footnote>
  <w:footnote w:type="continuationSeparator" w:id="0">
    <w:p w14:paraId="448113E7" w14:textId="77777777" w:rsidR="00E53CF9" w:rsidRDefault="00E53CF9" w:rsidP="001B0D2F">
      <w:r>
        <w:continuationSeparator/>
      </w:r>
    </w:p>
  </w:footnote>
  <w:footnote w:type="continuationNotice" w:id="1">
    <w:p w14:paraId="4B0BEC25" w14:textId="77777777" w:rsidR="00E53CF9" w:rsidRDefault="00E53CF9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2C921" w14:textId="77777777" w:rsidR="002A3697" w:rsidRDefault="00E53CF9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EndPr/>
      <w:sdtContent>
        <w:r w:rsidR="002A3697"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1462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cx="http://schemas.microsoft.com/office/drawing/2014/chartex" xmlns:cx1="http://schemas.microsoft.com/office/drawing/2015/9/8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cx="http://schemas.microsoft.com/office/drawing/2014/chartex" xmlns:cx1="http://schemas.microsoft.com/office/drawing/2015/9/8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F4B6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5" o:spid="_x0000_s1040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" filled="f" stroked="f">
              <v:textbox>
                <w:txbxContent>
                  <w:p w14:paraId="4139C029" w14:textId="77777777" w:rsidR="002A3697" w:rsidRPr="006020BD" w:rsidRDefault="002A3697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789"/>
      <w:gridCol w:w="1712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10530CF0" w:rsidR="002A3697" w:rsidRPr="00412958" w:rsidRDefault="00D510EE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2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30ADA2D9" w:rsidR="002A3697" w:rsidRPr="00C7200C" w:rsidRDefault="00D510EE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April</w:t>
          </w:r>
          <w:r w:rsidR="002A3697">
            <w:rPr>
              <w:rFonts w:ascii="Calibri" w:hAnsi="Calibri"/>
              <w:b/>
              <w:color w:val="4F81BD" w:themeColor="accent1"/>
            </w:rPr>
            <w:t xml:space="preserve">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46ED8"/>
    <w:multiLevelType w:val="hybridMultilevel"/>
    <w:tmpl w:val="58041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E4343"/>
    <w:multiLevelType w:val="hybridMultilevel"/>
    <w:tmpl w:val="4954B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E2E5B"/>
    <w:multiLevelType w:val="hybridMultilevel"/>
    <w:tmpl w:val="FBE084A2"/>
    <w:lvl w:ilvl="0" w:tplc="0B7C06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21077"/>
    <w:multiLevelType w:val="hybridMultilevel"/>
    <w:tmpl w:val="C0DEA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9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8680150"/>
    <w:multiLevelType w:val="hybridMultilevel"/>
    <w:tmpl w:val="22EE7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0"/>
  </w:num>
  <w:num w:numId="4">
    <w:abstractNumId w:val="11"/>
  </w:num>
  <w:num w:numId="5">
    <w:abstractNumId w:val="9"/>
  </w:num>
  <w:num w:numId="6">
    <w:abstractNumId w:val="13"/>
  </w:num>
  <w:num w:numId="7">
    <w:abstractNumId w:val="8"/>
  </w:num>
  <w:num w:numId="8">
    <w:abstractNumId w:val="3"/>
  </w:num>
  <w:num w:numId="9">
    <w:abstractNumId w:val="17"/>
  </w:num>
  <w:num w:numId="10">
    <w:abstractNumId w:val="6"/>
  </w:num>
  <w:num w:numId="11">
    <w:abstractNumId w:val="12"/>
  </w:num>
  <w:num w:numId="12">
    <w:abstractNumId w:val="5"/>
  </w:num>
  <w:num w:numId="13">
    <w:abstractNumId w:val="0"/>
  </w:num>
  <w:num w:numId="14">
    <w:abstractNumId w:val="2"/>
  </w:num>
  <w:num w:numId="15">
    <w:abstractNumId w:val="14"/>
  </w:num>
  <w:num w:numId="16">
    <w:abstractNumId w:val="1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visionView w:markup="0"/>
  <w:doNotTrackMove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2E6"/>
    <w:rsid w:val="00001127"/>
    <w:rsid w:val="00011A6A"/>
    <w:rsid w:val="0001297B"/>
    <w:rsid w:val="0001615D"/>
    <w:rsid w:val="00026D60"/>
    <w:rsid w:val="000313ED"/>
    <w:rsid w:val="0003322A"/>
    <w:rsid w:val="00047A55"/>
    <w:rsid w:val="000576DF"/>
    <w:rsid w:val="00060901"/>
    <w:rsid w:val="00062391"/>
    <w:rsid w:val="00063239"/>
    <w:rsid w:val="000632D1"/>
    <w:rsid w:val="00077475"/>
    <w:rsid w:val="000805D0"/>
    <w:rsid w:val="0008793B"/>
    <w:rsid w:val="000A1F1E"/>
    <w:rsid w:val="000B1253"/>
    <w:rsid w:val="000B3F1F"/>
    <w:rsid w:val="000B58DD"/>
    <w:rsid w:val="000B75DD"/>
    <w:rsid w:val="000C438D"/>
    <w:rsid w:val="000C5653"/>
    <w:rsid w:val="000C6B5B"/>
    <w:rsid w:val="000D4882"/>
    <w:rsid w:val="000D5337"/>
    <w:rsid w:val="000D5FDA"/>
    <w:rsid w:val="000D62DE"/>
    <w:rsid w:val="000D6509"/>
    <w:rsid w:val="000E3CF0"/>
    <w:rsid w:val="000E6529"/>
    <w:rsid w:val="000E79EB"/>
    <w:rsid w:val="000F5314"/>
    <w:rsid w:val="00102DB3"/>
    <w:rsid w:val="001125E5"/>
    <w:rsid w:val="00116377"/>
    <w:rsid w:val="00120F42"/>
    <w:rsid w:val="00121284"/>
    <w:rsid w:val="00121954"/>
    <w:rsid w:val="00122D90"/>
    <w:rsid w:val="00125492"/>
    <w:rsid w:val="00127599"/>
    <w:rsid w:val="00127981"/>
    <w:rsid w:val="001306E1"/>
    <w:rsid w:val="001324D0"/>
    <w:rsid w:val="00132DEB"/>
    <w:rsid w:val="00133BAC"/>
    <w:rsid w:val="00133E1C"/>
    <w:rsid w:val="00134087"/>
    <w:rsid w:val="001347AC"/>
    <w:rsid w:val="00134BE9"/>
    <w:rsid w:val="0013752E"/>
    <w:rsid w:val="001427A8"/>
    <w:rsid w:val="00144D7F"/>
    <w:rsid w:val="00147F4F"/>
    <w:rsid w:val="00151A81"/>
    <w:rsid w:val="00160548"/>
    <w:rsid w:val="00160F7D"/>
    <w:rsid w:val="00162150"/>
    <w:rsid w:val="00164649"/>
    <w:rsid w:val="00173540"/>
    <w:rsid w:val="00176DB0"/>
    <w:rsid w:val="00177150"/>
    <w:rsid w:val="00177610"/>
    <w:rsid w:val="00183D83"/>
    <w:rsid w:val="001864A3"/>
    <w:rsid w:val="001915B0"/>
    <w:rsid w:val="00192A68"/>
    <w:rsid w:val="00195C53"/>
    <w:rsid w:val="001A0DEB"/>
    <w:rsid w:val="001B0D2F"/>
    <w:rsid w:val="001B372B"/>
    <w:rsid w:val="001B5272"/>
    <w:rsid w:val="001B5A54"/>
    <w:rsid w:val="001C6BEA"/>
    <w:rsid w:val="001D3424"/>
    <w:rsid w:val="001E33AA"/>
    <w:rsid w:val="001E3A51"/>
    <w:rsid w:val="001E48AB"/>
    <w:rsid w:val="001E4D25"/>
    <w:rsid w:val="001F16FF"/>
    <w:rsid w:val="001F4E7E"/>
    <w:rsid w:val="001F522D"/>
    <w:rsid w:val="001F78B4"/>
    <w:rsid w:val="002017C5"/>
    <w:rsid w:val="00202386"/>
    <w:rsid w:val="00204BBC"/>
    <w:rsid w:val="00205555"/>
    <w:rsid w:val="00217339"/>
    <w:rsid w:val="00220815"/>
    <w:rsid w:val="00220E2A"/>
    <w:rsid w:val="00222516"/>
    <w:rsid w:val="00231FD5"/>
    <w:rsid w:val="00232CBD"/>
    <w:rsid w:val="00233284"/>
    <w:rsid w:val="0023608B"/>
    <w:rsid w:val="00242CBF"/>
    <w:rsid w:val="00245D7B"/>
    <w:rsid w:val="00253FB7"/>
    <w:rsid w:val="002551EC"/>
    <w:rsid w:val="00256B61"/>
    <w:rsid w:val="00264B8D"/>
    <w:rsid w:val="00264BEC"/>
    <w:rsid w:val="00274D23"/>
    <w:rsid w:val="00276146"/>
    <w:rsid w:val="00276EC8"/>
    <w:rsid w:val="00290904"/>
    <w:rsid w:val="00291046"/>
    <w:rsid w:val="00295C96"/>
    <w:rsid w:val="002A3697"/>
    <w:rsid w:val="002A3C0C"/>
    <w:rsid w:val="002A41AC"/>
    <w:rsid w:val="002A4C71"/>
    <w:rsid w:val="002A5884"/>
    <w:rsid w:val="002A6327"/>
    <w:rsid w:val="002B009F"/>
    <w:rsid w:val="002B0984"/>
    <w:rsid w:val="002C2A19"/>
    <w:rsid w:val="002C2EFA"/>
    <w:rsid w:val="002C3115"/>
    <w:rsid w:val="002C505F"/>
    <w:rsid w:val="002D044A"/>
    <w:rsid w:val="002D1590"/>
    <w:rsid w:val="002D198D"/>
    <w:rsid w:val="002E542B"/>
    <w:rsid w:val="002E7117"/>
    <w:rsid w:val="002F5A8A"/>
    <w:rsid w:val="00300CA5"/>
    <w:rsid w:val="00305251"/>
    <w:rsid w:val="0031301F"/>
    <w:rsid w:val="00320556"/>
    <w:rsid w:val="00323420"/>
    <w:rsid w:val="00324363"/>
    <w:rsid w:val="00337F86"/>
    <w:rsid w:val="003409AB"/>
    <w:rsid w:val="00342A5B"/>
    <w:rsid w:val="00345EF6"/>
    <w:rsid w:val="00346AC4"/>
    <w:rsid w:val="00346C94"/>
    <w:rsid w:val="00346EBD"/>
    <w:rsid w:val="00353BC4"/>
    <w:rsid w:val="00354933"/>
    <w:rsid w:val="00360376"/>
    <w:rsid w:val="00364717"/>
    <w:rsid w:val="00372F4C"/>
    <w:rsid w:val="00377E02"/>
    <w:rsid w:val="0038747F"/>
    <w:rsid w:val="00387C20"/>
    <w:rsid w:val="00392162"/>
    <w:rsid w:val="00393604"/>
    <w:rsid w:val="003A1DFF"/>
    <w:rsid w:val="003A4E15"/>
    <w:rsid w:val="003B05E7"/>
    <w:rsid w:val="003C209E"/>
    <w:rsid w:val="003D78C0"/>
    <w:rsid w:val="003F6D35"/>
    <w:rsid w:val="00400519"/>
    <w:rsid w:val="00402FC7"/>
    <w:rsid w:val="00421176"/>
    <w:rsid w:val="00425E98"/>
    <w:rsid w:val="00434E2E"/>
    <w:rsid w:val="004429B0"/>
    <w:rsid w:val="0045157B"/>
    <w:rsid w:val="0045277A"/>
    <w:rsid w:val="0045380C"/>
    <w:rsid w:val="00454E50"/>
    <w:rsid w:val="00462CB6"/>
    <w:rsid w:val="00470CA0"/>
    <w:rsid w:val="00472EFF"/>
    <w:rsid w:val="0048754D"/>
    <w:rsid w:val="00490B6A"/>
    <w:rsid w:val="004926E2"/>
    <w:rsid w:val="0049350C"/>
    <w:rsid w:val="0049525E"/>
    <w:rsid w:val="004B0D00"/>
    <w:rsid w:val="004B1DFF"/>
    <w:rsid w:val="004B5D06"/>
    <w:rsid w:val="004C06A4"/>
    <w:rsid w:val="004C16D4"/>
    <w:rsid w:val="004C4B71"/>
    <w:rsid w:val="004D4366"/>
    <w:rsid w:val="004D679A"/>
    <w:rsid w:val="004E6153"/>
    <w:rsid w:val="004F7CE3"/>
    <w:rsid w:val="00500713"/>
    <w:rsid w:val="00505F82"/>
    <w:rsid w:val="00512770"/>
    <w:rsid w:val="00513E4C"/>
    <w:rsid w:val="00514198"/>
    <w:rsid w:val="00515765"/>
    <w:rsid w:val="00517DB8"/>
    <w:rsid w:val="00527825"/>
    <w:rsid w:val="00527D3B"/>
    <w:rsid w:val="0053412E"/>
    <w:rsid w:val="005343BC"/>
    <w:rsid w:val="005406CF"/>
    <w:rsid w:val="0054111E"/>
    <w:rsid w:val="005428F5"/>
    <w:rsid w:val="00545CEA"/>
    <w:rsid w:val="00552913"/>
    <w:rsid w:val="00557A4F"/>
    <w:rsid w:val="005665F9"/>
    <w:rsid w:val="005710D0"/>
    <w:rsid w:val="005757D5"/>
    <w:rsid w:val="005877CE"/>
    <w:rsid w:val="005878C3"/>
    <w:rsid w:val="00592E49"/>
    <w:rsid w:val="005A2501"/>
    <w:rsid w:val="005A3CB5"/>
    <w:rsid w:val="005A42F7"/>
    <w:rsid w:val="005A63C2"/>
    <w:rsid w:val="005B40E0"/>
    <w:rsid w:val="005B6336"/>
    <w:rsid w:val="005C03D5"/>
    <w:rsid w:val="005C1506"/>
    <w:rsid w:val="005C2ABE"/>
    <w:rsid w:val="005C3CC7"/>
    <w:rsid w:val="005C55FF"/>
    <w:rsid w:val="005C6F91"/>
    <w:rsid w:val="005C71A9"/>
    <w:rsid w:val="005C723E"/>
    <w:rsid w:val="005D05F5"/>
    <w:rsid w:val="005D2F49"/>
    <w:rsid w:val="005D4733"/>
    <w:rsid w:val="005D4CB5"/>
    <w:rsid w:val="005D6745"/>
    <w:rsid w:val="005D720B"/>
    <w:rsid w:val="005E083D"/>
    <w:rsid w:val="005E22A3"/>
    <w:rsid w:val="005E4D81"/>
    <w:rsid w:val="005F0398"/>
    <w:rsid w:val="005F194A"/>
    <w:rsid w:val="005F4815"/>
    <w:rsid w:val="005F4C01"/>
    <w:rsid w:val="005F6261"/>
    <w:rsid w:val="00600AA9"/>
    <w:rsid w:val="00607C19"/>
    <w:rsid w:val="00607DE6"/>
    <w:rsid w:val="00610F3F"/>
    <w:rsid w:val="006144E1"/>
    <w:rsid w:val="006150CC"/>
    <w:rsid w:val="00615F94"/>
    <w:rsid w:val="0061677F"/>
    <w:rsid w:val="006169FC"/>
    <w:rsid w:val="006211EB"/>
    <w:rsid w:val="00626B57"/>
    <w:rsid w:val="00626E85"/>
    <w:rsid w:val="00627AF9"/>
    <w:rsid w:val="006335B2"/>
    <w:rsid w:val="006358F3"/>
    <w:rsid w:val="00642835"/>
    <w:rsid w:val="00643C50"/>
    <w:rsid w:val="0064502F"/>
    <w:rsid w:val="00645DCF"/>
    <w:rsid w:val="006612D0"/>
    <w:rsid w:val="00662FAF"/>
    <w:rsid w:val="0066392A"/>
    <w:rsid w:val="00663F4E"/>
    <w:rsid w:val="00664632"/>
    <w:rsid w:val="00670B1C"/>
    <w:rsid w:val="00671389"/>
    <w:rsid w:val="00671F9C"/>
    <w:rsid w:val="00673174"/>
    <w:rsid w:val="00673A07"/>
    <w:rsid w:val="00673ED6"/>
    <w:rsid w:val="00674499"/>
    <w:rsid w:val="00675E4F"/>
    <w:rsid w:val="00676664"/>
    <w:rsid w:val="00676D2E"/>
    <w:rsid w:val="00677562"/>
    <w:rsid w:val="00677D23"/>
    <w:rsid w:val="0068664A"/>
    <w:rsid w:val="0069291D"/>
    <w:rsid w:val="00693314"/>
    <w:rsid w:val="00694FFE"/>
    <w:rsid w:val="00696277"/>
    <w:rsid w:val="006A1CAD"/>
    <w:rsid w:val="006A44C0"/>
    <w:rsid w:val="006B3533"/>
    <w:rsid w:val="006B61F4"/>
    <w:rsid w:val="006C29AE"/>
    <w:rsid w:val="006C4F97"/>
    <w:rsid w:val="006D416C"/>
    <w:rsid w:val="006E095C"/>
    <w:rsid w:val="006E1970"/>
    <w:rsid w:val="006E55C9"/>
    <w:rsid w:val="006F0F65"/>
    <w:rsid w:val="006F4C88"/>
    <w:rsid w:val="006F79C7"/>
    <w:rsid w:val="0070160E"/>
    <w:rsid w:val="00714162"/>
    <w:rsid w:val="00714D04"/>
    <w:rsid w:val="0072262E"/>
    <w:rsid w:val="007310B7"/>
    <w:rsid w:val="00731BD1"/>
    <w:rsid w:val="0073481E"/>
    <w:rsid w:val="007379E9"/>
    <w:rsid w:val="007403CA"/>
    <w:rsid w:val="0074099E"/>
    <w:rsid w:val="00741D76"/>
    <w:rsid w:val="007447C5"/>
    <w:rsid w:val="00747F17"/>
    <w:rsid w:val="007506FD"/>
    <w:rsid w:val="00753C7B"/>
    <w:rsid w:val="00761C65"/>
    <w:rsid w:val="0076529B"/>
    <w:rsid w:val="0077181B"/>
    <w:rsid w:val="00772BCB"/>
    <w:rsid w:val="00781229"/>
    <w:rsid w:val="00781D95"/>
    <w:rsid w:val="00785453"/>
    <w:rsid w:val="00790213"/>
    <w:rsid w:val="00795F96"/>
    <w:rsid w:val="00796221"/>
    <w:rsid w:val="0079636C"/>
    <w:rsid w:val="00796471"/>
    <w:rsid w:val="007A484A"/>
    <w:rsid w:val="007B6654"/>
    <w:rsid w:val="007C2B89"/>
    <w:rsid w:val="007C71E2"/>
    <w:rsid w:val="007C7BBC"/>
    <w:rsid w:val="007D4423"/>
    <w:rsid w:val="007D5CAA"/>
    <w:rsid w:val="007E3D7E"/>
    <w:rsid w:val="007E733A"/>
    <w:rsid w:val="007F0726"/>
    <w:rsid w:val="007F08D7"/>
    <w:rsid w:val="007F33DF"/>
    <w:rsid w:val="007F5F3C"/>
    <w:rsid w:val="007F647A"/>
    <w:rsid w:val="007F70F1"/>
    <w:rsid w:val="007F778D"/>
    <w:rsid w:val="00800079"/>
    <w:rsid w:val="00800825"/>
    <w:rsid w:val="00800AFC"/>
    <w:rsid w:val="00801B25"/>
    <w:rsid w:val="00806A03"/>
    <w:rsid w:val="00806F85"/>
    <w:rsid w:val="00807FED"/>
    <w:rsid w:val="00811C62"/>
    <w:rsid w:val="008160C1"/>
    <w:rsid w:val="00820A28"/>
    <w:rsid w:val="00822A04"/>
    <w:rsid w:val="008261AD"/>
    <w:rsid w:val="00826457"/>
    <w:rsid w:val="00832326"/>
    <w:rsid w:val="00833AF4"/>
    <w:rsid w:val="00834A5C"/>
    <w:rsid w:val="00835977"/>
    <w:rsid w:val="008415B0"/>
    <w:rsid w:val="00844034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58B5"/>
    <w:rsid w:val="00876063"/>
    <w:rsid w:val="0087639B"/>
    <w:rsid w:val="008841BA"/>
    <w:rsid w:val="008866E9"/>
    <w:rsid w:val="00887850"/>
    <w:rsid w:val="00887EF6"/>
    <w:rsid w:val="00892101"/>
    <w:rsid w:val="0089391F"/>
    <w:rsid w:val="00893D8F"/>
    <w:rsid w:val="00894D48"/>
    <w:rsid w:val="00896DE6"/>
    <w:rsid w:val="00897FC3"/>
    <w:rsid w:val="008B68CF"/>
    <w:rsid w:val="008B6DCF"/>
    <w:rsid w:val="008C3198"/>
    <w:rsid w:val="008C32E6"/>
    <w:rsid w:val="008C49E9"/>
    <w:rsid w:val="008C50D0"/>
    <w:rsid w:val="008E7444"/>
    <w:rsid w:val="008F12B8"/>
    <w:rsid w:val="008F205D"/>
    <w:rsid w:val="008F4214"/>
    <w:rsid w:val="008F74BC"/>
    <w:rsid w:val="0090021A"/>
    <w:rsid w:val="009030B3"/>
    <w:rsid w:val="009045B7"/>
    <w:rsid w:val="009057DF"/>
    <w:rsid w:val="00906E13"/>
    <w:rsid w:val="009076F8"/>
    <w:rsid w:val="00912F1D"/>
    <w:rsid w:val="00913A26"/>
    <w:rsid w:val="00916BA5"/>
    <w:rsid w:val="009227F8"/>
    <w:rsid w:val="009231EC"/>
    <w:rsid w:val="0092510E"/>
    <w:rsid w:val="00927FAC"/>
    <w:rsid w:val="00931B6B"/>
    <w:rsid w:val="00932863"/>
    <w:rsid w:val="009341EC"/>
    <w:rsid w:val="0093471B"/>
    <w:rsid w:val="00936C1C"/>
    <w:rsid w:val="009400F2"/>
    <w:rsid w:val="009418AF"/>
    <w:rsid w:val="00960EA6"/>
    <w:rsid w:val="00961118"/>
    <w:rsid w:val="0096214C"/>
    <w:rsid w:val="00965D96"/>
    <w:rsid w:val="00966601"/>
    <w:rsid w:val="00966C7D"/>
    <w:rsid w:val="009738F1"/>
    <w:rsid w:val="00973AF2"/>
    <w:rsid w:val="00973F2F"/>
    <w:rsid w:val="00974BFF"/>
    <w:rsid w:val="00977973"/>
    <w:rsid w:val="009823A3"/>
    <w:rsid w:val="00984F2F"/>
    <w:rsid w:val="009901F9"/>
    <w:rsid w:val="00993476"/>
    <w:rsid w:val="00993B3D"/>
    <w:rsid w:val="009A6E67"/>
    <w:rsid w:val="009B1F07"/>
    <w:rsid w:val="009B4125"/>
    <w:rsid w:val="009B4755"/>
    <w:rsid w:val="009C0A8D"/>
    <w:rsid w:val="009C1830"/>
    <w:rsid w:val="009D0A1C"/>
    <w:rsid w:val="009D1D1E"/>
    <w:rsid w:val="009D2ECD"/>
    <w:rsid w:val="009D4052"/>
    <w:rsid w:val="009D4AD1"/>
    <w:rsid w:val="009D5E84"/>
    <w:rsid w:val="009D6FE9"/>
    <w:rsid w:val="009E2B1B"/>
    <w:rsid w:val="009E3BD4"/>
    <w:rsid w:val="009E69D3"/>
    <w:rsid w:val="009F23F3"/>
    <w:rsid w:val="009F3D92"/>
    <w:rsid w:val="009F3E14"/>
    <w:rsid w:val="009F68A1"/>
    <w:rsid w:val="00A128C8"/>
    <w:rsid w:val="00A136EE"/>
    <w:rsid w:val="00A1653C"/>
    <w:rsid w:val="00A20593"/>
    <w:rsid w:val="00A2227F"/>
    <w:rsid w:val="00A23F2E"/>
    <w:rsid w:val="00A333AE"/>
    <w:rsid w:val="00A341A2"/>
    <w:rsid w:val="00A36439"/>
    <w:rsid w:val="00A366A4"/>
    <w:rsid w:val="00A40DB6"/>
    <w:rsid w:val="00A44199"/>
    <w:rsid w:val="00A44323"/>
    <w:rsid w:val="00A50A0E"/>
    <w:rsid w:val="00A5224D"/>
    <w:rsid w:val="00A55952"/>
    <w:rsid w:val="00A67FAC"/>
    <w:rsid w:val="00A714A5"/>
    <w:rsid w:val="00A71A55"/>
    <w:rsid w:val="00A73C8B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A31F3"/>
    <w:rsid w:val="00AB04CC"/>
    <w:rsid w:val="00AB31ED"/>
    <w:rsid w:val="00AB4239"/>
    <w:rsid w:val="00AC0888"/>
    <w:rsid w:val="00AC27C9"/>
    <w:rsid w:val="00AC2F53"/>
    <w:rsid w:val="00AC52A8"/>
    <w:rsid w:val="00AC63C0"/>
    <w:rsid w:val="00AD11E8"/>
    <w:rsid w:val="00AD1A3F"/>
    <w:rsid w:val="00AD4DDD"/>
    <w:rsid w:val="00AE05A5"/>
    <w:rsid w:val="00AE7E50"/>
    <w:rsid w:val="00AF5E3E"/>
    <w:rsid w:val="00B05ABC"/>
    <w:rsid w:val="00B10E87"/>
    <w:rsid w:val="00B113D8"/>
    <w:rsid w:val="00B13AFC"/>
    <w:rsid w:val="00B3364C"/>
    <w:rsid w:val="00B339E6"/>
    <w:rsid w:val="00B33DA7"/>
    <w:rsid w:val="00B34BFD"/>
    <w:rsid w:val="00B363F3"/>
    <w:rsid w:val="00B4073A"/>
    <w:rsid w:val="00B40EC3"/>
    <w:rsid w:val="00B42F5D"/>
    <w:rsid w:val="00B43458"/>
    <w:rsid w:val="00B446A5"/>
    <w:rsid w:val="00B5574E"/>
    <w:rsid w:val="00B55BED"/>
    <w:rsid w:val="00B56F62"/>
    <w:rsid w:val="00B6191A"/>
    <w:rsid w:val="00B6197F"/>
    <w:rsid w:val="00B6413B"/>
    <w:rsid w:val="00B64545"/>
    <w:rsid w:val="00B67AF0"/>
    <w:rsid w:val="00B7379B"/>
    <w:rsid w:val="00B8007E"/>
    <w:rsid w:val="00B97F76"/>
    <w:rsid w:val="00BA2E8F"/>
    <w:rsid w:val="00BA4193"/>
    <w:rsid w:val="00BA5FDC"/>
    <w:rsid w:val="00BA74FD"/>
    <w:rsid w:val="00BB01B1"/>
    <w:rsid w:val="00BB1776"/>
    <w:rsid w:val="00BC2500"/>
    <w:rsid w:val="00BC6E14"/>
    <w:rsid w:val="00BC766C"/>
    <w:rsid w:val="00BD4F8E"/>
    <w:rsid w:val="00BD5F6B"/>
    <w:rsid w:val="00BE2999"/>
    <w:rsid w:val="00BE3400"/>
    <w:rsid w:val="00BF702D"/>
    <w:rsid w:val="00C02BBE"/>
    <w:rsid w:val="00C03F49"/>
    <w:rsid w:val="00C16F5E"/>
    <w:rsid w:val="00C21A8B"/>
    <w:rsid w:val="00C26240"/>
    <w:rsid w:val="00C30784"/>
    <w:rsid w:val="00C33F3B"/>
    <w:rsid w:val="00C35DDF"/>
    <w:rsid w:val="00C41A74"/>
    <w:rsid w:val="00C43AED"/>
    <w:rsid w:val="00C44A5C"/>
    <w:rsid w:val="00C44DBE"/>
    <w:rsid w:val="00C55F17"/>
    <w:rsid w:val="00C55F38"/>
    <w:rsid w:val="00C6128A"/>
    <w:rsid w:val="00C66287"/>
    <w:rsid w:val="00C66886"/>
    <w:rsid w:val="00C70933"/>
    <w:rsid w:val="00C7152E"/>
    <w:rsid w:val="00C72858"/>
    <w:rsid w:val="00C757D8"/>
    <w:rsid w:val="00C8564B"/>
    <w:rsid w:val="00C85E0E"/>
    <w:rsid w:val="00C91C88"/>
    <w:rsid w:val="00C92198"/>
    <w:rsid w:val="00C9334D"/>
    <w:rsid w:val="00C93BC9"/>
    <w:rsid w:val="00C93C87"/>
    <w:rsid w:val="00C94ADD"/>
    <w:rsid w:val="00C954B3"/>
    <w:rsid w:val="00CA616F"/>
    <w:rsid w:val="00CB167D"/>
    <w:rsid w:val="00CB386E"/>
    <w:rsid w:val="00CC30CB"/>
    <w:rsid w:val="00CD0AFD"/>
    <w:rsid w:val="00CD3FD7"/>
    <w:rsid w:val="00CD4797"/>
    <w:rsid w:val="00CE065E"/>
    <w:rsid w:val="00CE1694"/>
    <w:rsid w:val="00CE177B"/>
    <w:rsid w:val="00CE32EC"/>
    <w:rsid w:val="00CE4286"/>
    <w:rsid w:val="00CE668D"/>
    <w:rsid w:val="00CF31FE"/>
    <w:rsid w:val="00D00DEF"/>
    <w:rsid w:val="00D071EF"/>
    <w:rsid w:val="00D07F08"/>
    <w:rsid w:val="00D07F65"/>
    <w:rsid w:val="00D127D6"/>
    <w:rsid w:val="00D23AC2"/>
    <w:rsid w:val="00D25889"/>
    <w:rsid w:val="00D33EEC"/>
    <w:rsid w:val="00D3597F"/>
    <w:rsid w:val="00D40183"/>
    <w:rsid w:val="00D40242"/>
    <w:rsid w:val="00D40693"/>
    <w:rsid w:val="00D4073F"/>
    <w:rsid w:val="00D40BFB"/>
    <w:rsid w:val="00D510EE"/>
    <w:rsid w:val="00D56BF2"/>
    <w:rsid w:val="00D61267"/>
    <w:rsid w:val="00D63484"/>
    <w:rsid w:val="00D67745"/>
    <w:rsid w:val="00D726A2"/>
    <w:rsid w:val="00D77B17"/>
    <w:rsid w:val="00D81546"/>
    <w:rsid w:val="00D821DD"/>
    <w:rsid w:val="00D85B22"/>
    <w:rsid w:val="00D862ED"/>
    <w:rsid w:val="00DA3096"/>
    <w:rsid w:val="00DA3BBC"/>
    <w:rsid w:val="00DA4B74"/>
    <w:rsid w:val="00DA5FC5"/>
    <w:rsid w:val="00DB2EDA"/>
    <w:rsid w:val="00DB5CA5"/>
    <w:rsid w:val="00DB70CD"/>
    <w:rsid w:val="00DC1CF7"/>
    <w:rsid w:val="00DC3A67"/>
    <w:rsid w:val="00DC56DF"/>
    <w:rsid w:val="00DC7441"/>
    <w:rsid w:val="00DD00D0"/>
    <w:rsid w:val="00DD0CC0"/>
    <w:rsid w:val="00DD2513"/>
    <w:rsid w:val="00DE0441"/>
    <w:rsid w:val="00DE116A"/>
    <w:rsid w:val="00DE602F"/>
    <w:rsid w:val="00DE7673"/>
    <w:rsid w:val="00DF57E5"/>
    <w:rsid w:val="00E004DA"/>
    <w:rsid w:val="00E02238"/>
    <w:rsid w:val="00E022E0"/>
    <w:rsid w:val="00E02CC7"/>
    <w:rsid w:val="00E039E7"/>
    <w:rsid w:val="00E05253"/>
    <w:rsid w:val="00E054A4"/>
    <w:rsid w:val="00E06906"/>
    <w:rsid w:val="00E070BC"/>
    <w:rsid w:val="00E12230"/>
    <w:rsid w:val="00E16916"/>
    <w:rsid w:val="00E35CB3"/>
    <w:rsid w:val="00E40B29"/>
    <w:rsid w:val="00E4212C"/>
    <w:rsid w:val="00E46C01"/>
    <w:rsid w:val="00E46F7A"/>
    <w:rsid w:val="00E475FA"/>
    <w:rsid w:val="00E50529"/>
    <w:rsid w:val="00E53CF9"/>
    <w:rsid w:val="00E578FB"/>
    <w:rsid w:val="00E627D8"/>
    <w:rsid w:val="00E6280D"/>
    <w:rsid w:val="00E66316"/>
    <w:rsid w:val="00E7009B"/>
    <w:rsid w:val="00E72BC4"/>
    <w:rsid w:val="00E75F2A"/>
    <w:rsid w:val="00E76165"/>
    <w:rsid w:val="00E76679"/>
    <w:rsid w:val="00E8194C"/>
    <w:rsid w:val="00E83313"/>
    <w:rsid w:val="00E876C2"/>
    <w:rsid w:val="00E90C13"/>
    <w:rsid w:val="00E91306"/>
    <w:rsid w:val="00E93272"/>
    <w:rsid w:val="00E932D7"/>
    <w:rsid w:val="00E9796E"/>
    <w:rsid w:val="00E97BF4"/>
    <w:rsid w:val="00EA1092"/>
    <w:rsid w:val="00EA23E8"/>
    <w:rsid w:val="00EA30EC"/>
    <w:rsid w:val="00EA6E37"/>
    <w:rsid w:val="00EC1388"/>
    <w:rsid w:val="00EC62DC"/>
    <w:rsid w:val="00EC66E4"/>
    <w:rsid w:val="00ED2299"/>
    <w:rsid w:val="00ED63D6"/>
    <w:rsid w:val="00ED6D38"/>
    <w:rsid w:val="00EE139C"/>
    <w:rsid w:val="00EE18A7"/>
    <w:rsid w:val="00EE21D5"/>
    <w:rsid w:val="00EE6695"/>
    <w:rsid w:val="00EF1CA9"/>
    <w:rsid w:val="00EF2088"/>
    <w:rsid w:val="00EF52F2"/>
    <w:rsid w:val="00F0642D"/>
    <w:rsid w:val="00F1019D"/>
    <w:rsid w:val="00F1406E"/>
    <w:rsid w:val="00F1646D"/>
    <w:rsid w:val="00F24F53"/>
    <w:rsid w:val="00F31300"/>
    <w:rsid w:val="00F352BC"/>
    <w:rsid w:val="00F46A6D"/>
    <w:rsid w:val="00F5151D"/>
    <w:rsid w:val="00F5195A"/>
    <w:rsid w:val="00F5311B"/>
    <w:rsid w:val="00F554BA"/>
    <w:rsid w:val="00F56BB0"/>
    <w:rsid w:val="00F6298B"/>
    <w:rsid w:val="00F63648"/>
    <w:rsid w:val="00F6377B"/>
    <w:rsid w:val="00F66DC1"/>
    <w:rsid w:val="00F74B0B"/>
    <w:rsid w:val="00F80C89"/>
    <w:rsid w:val="00F81E29"/>
    <w:rsid w:val="00F84AD2"/>
    <w:rsid w:val="00F86C46"/>
    <w:rsid w:val="00F87E0F"/>
    <w:rsid w:val="00F9269F"/>
    <w:rsid w:val="00F9413F"/>
    <w:rsid w:val="00FA2837"/>
    <w:rsid w:val="00FA35DF"/>
    <w:rsid w:val="00FA69B9"/>
    <w:rsid w:val="00FB4701"/>
    <w:rsid w:val="00FC1831"/>
    <w:rsid w:val="00FC34E7"/>
    <w:rsid w:val="00FC744E"/>
    <w:rsid w:val="00FC7EE4"/>
    <w:rsid w:val="00FD7D39"/>
    <w:rsid w:val="00FE2A29"/>
    <w:rsid w:val="00FF2ED3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2584A"/>
  <w14:defaultImageDpi w14:val="300"/>
  <w15:docId w15:val="{2E5993FA-E052-4ABF-8FAB-95433EB9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  <w:style w:type="character" w:styleId="Hyperlink">
    <w:name w:val="Hyperlink"/>
    <w:basedOn w:val="DefaultParagraphFont"/>
    <w:uiPriority w:val="99"/>
    <w:unhideWhenUsed/>
    <w:rsid w:val="000E3C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2.xml"/><Relationship Id="rId25" Type="http://schemas.openxmlformats.org/officeDocument/2006/relationships/header" Target="header3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0B7429"/>
    <w:rsid w:val="000C6ABE"/>
    <w:rsid w:val="00131541"/>
    <w:rsid w:val="00195538"/>
    <w:rsid w:val="001A032B"/>
    <w:rsid w:val="00214DF1"/>
    <w:rsid w:val="00263A60"/>
    <w:rsid w:val="002D5E22"/>
    <w:rsid w:val="005203E2"/>
    <w:rsid w:val="00560A48"/>
    <w:rsid w:val="005D4167"/>
    <w:rsid w:val="005F54C3"/>
    <w:rsid w:val="00701FED"/>
    <w:rsid w:val="00727E50"/>
    <w:rsid w:val="00735A99"/>
    <w:rsid w:val="008C5DFD"/>
    <w:rsid w:val="009A473C"/>
    <w:rsid w:val="00A523F1"/>
    <w:rsid w:val="00C72184"/>
    <w:rsid w:val="00ED6613"/>
    <w:rsid w:val="00F32291"/>
    <w:rsid w:val="00FD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2977FB83-F162-5844-A2CB-034CCC2105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C3190B-D1E8-CD4C-A96E-5A5CCE180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1433</Words>
  <Characters>8171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HdfdXYZ</vt:lpstr>
    </vt:vector>
  </TitlesOfParts>
  <Company>Curtin University</Company>
  <LinksUpToDate>false</LinksUpToDate>
  <CharactersWithSpaces>9585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Connor Beardsmore</cp:lastModifiedBy>
  <cp:revision>219</cp:revision>
  <dcterms:created xsi:type="dcterms:W3CDTF">2016-03-22T10:51:00Z</dcterms:created>
  <dcterms:modified xsi:type="dcterms:W3CDTF">2016-04-11T05:31:00Z</dcterms:modified>
</cp:coreProperties>
</file>